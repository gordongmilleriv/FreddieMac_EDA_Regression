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5C9F9" w14:textId="2D056B10" w:rsidR="00514168" w:rsidRPr="00214BEE" w:rsidDel="00D043A1" w:rsidRDefault="00E3219F" w:rsidP="00B97802">
      <w:pPr>
        <w:jc w:val="center"/>
        <w:rPr>
          <w:del w:id="3"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 w:author="Gordon Miller" w:date="2021-12-03T00:02:00Z">
            <w:rPr>
              <w:del w:id="5" w:author="Gordon Miller" w:date="2021-12-02T12:41:00Z"/>
            </w:rPr>
          </w:rPrChange>
        </w:rPr>
      </w:pPr>
    </w:p>
    <w:p w14:paraId="43E8FD3C" w14:textId="5C47B805" w:rsidR="00B97802" w:rsidRPr="00214BEE" w:rsidDel="00D043A1" w:rsidRDefault="00B97802" w:rsidP="00B97802">
      <w:pPr>
        <w:jc w:val="center"/>
        <w:rPr>
          <w:del w:id="6"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 w:author="Gordon Miller" w:date="2021-12-03T00:02:00Z">
            <w:rPr>
              <w:del w:id="8" w:author="Gordon Miller" w:date="2021-12-02T12:41:00Z"/>
            </w:rPr>
          </w:rPrChange>
        </w:rPr>
      </w:pPr>
    </w:p>
    <w:p w14:paraId="466B6DC2" w14:textId="225E926E" w:rsidR="00B97802" w:rsidRPr="00214BEE" w:rsidDel="00D043A1" w:rsidRDefault="00B97802" w:rsidP="00B97802">
      <w:pPr>
        <w:jc w:val="center"/>
        <w:rPr>
          <w:del w:id="9"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 w:author="Gordon Miller" w:date="2021-12-03T00:02:00Z">
            <w:rPr>
              <w:del w:id="11" w:author="Gordon Miller" w:date="2021-12-02T12:41:00Z"/>
            </w:rPr>
          </w:rPrChange>
        </w:rPr>
      </w:pPr>
    </w:p>
    <w:p w14:paraId="21244F78" w14:textId="09096957" w:rsidR="00B97802" w:rsidRPr="00214BEE" w:rsidDel="00D043A1" w:rsidRDefault="00B97802" w:rsidP="00B97802">
      <w:pPr>
        <w:jc w:val="center"/>
        <w:rPr>
          <w:del w:id="12"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3" w:author="Gordon Miller" w:date="2021-12-03T00:02:00Z">
            <w:rPr>
              <w:del w:id="14" w:author="Gordon Miller" w:date="2021-12-02T12:41:00Z"/>
            </w:rPr>
          </w:rPrChange>
        </w:rPr>
      </w:pPr>
    </w:p>
    <w:p w14:paraId="491AF1AB" w14:textId="29B5F667" w:rsidR="00B97802" w:rsidRPr="00214BEE" w:rsidDel="00D043A1" w:rsidRDefault="00B97802" w:rsidP="00B97802">
      <w:pPr>
        <w:jc w:val="center"/>
        <w:rPr>
          <w:del w:id="15"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6" w:author="Gordon Miller" w:date="2021-12-03T00:02:00Z">
            <w:rPr>
              <w:del w:id="17" w:author="Gordon Miller" w:date="2021-12-02T12:41:00Z"/>
            </w:rPr>
          </w:rPrChange>
        </w:rPr>
      </w:pPr>
    </w:p>
    <w:p w14:paraId="44BA999F" w14:textId="45A43830" w:rsidR="00B97802" w:rsidRPr="00214BEE" w:rsidDel="00D043A1" w:rsidRDefault="00B97802" w:rsidP="00B97802">
      <w:pPr>
        <w:jc w:val="center"/>
        <w:rPr>
          <w:del w:id="18"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9" w:author="Gordon Miller" w:date="2021-12-03T00:02:00Z">
            <w:rPr>
              <w:del w:id="20" w:author="Gordon Miller" w:date="2021-12-02T12:41:00Z"/>
            </w:rPr>
          </w:rPrChange>
        </w:rPr>
      </w:pPr>
    </w:p>
    <w:p w14:paraId="480C5198" w14:textId="1BA30AFD" w:rsidR="00B97802" w:rsidRPr="00214BEE" w:rsidDel="00D043A1" w:rsidRDefault="00B97802" w:rsidP="00B97802">
      <w:pPr>
        <w:jc w:val="center"/>
        <w:rPr>
          <w:del w:id="21"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2" w:author="Gordon Miller" w:date="2021-12-03T00:02:00Z">
            <w:rPr>
              <w:del w:id="23" w:author="Gordon Miller" w:date="2021-12-02T12:41:00Z"/>
            </w:rPr>
          </w:rPrChange>
        </w:rPr>
      </w:pPr>
    </w:p>
    <w:p w14:paraId="58E94C6C" w14:textId="0925B423" w:rsidR="00B97802" w:rsidRPr="00214BEE" w:rsidDel="00D043A1" w:rsidRDefault="00B97802" w:rsidP="00B97802">
      <w:pPr>
        <w:jc w:val="center"/>
        <w:rPr>
          <w:del w:id="24"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5" w:author="Gordon Miller" w:date="2021-12-03T00:02:00Z">
            <w:rPr>
              <w:del w:id="26" w:author="Gordon Miller" w:date="2021-12-02T12:41:00Z"/>
            </w:rPr>
          </w:rPrChange>
        </w:rPr>
      </w:pPr>
    </w:p>
    <w:p w14:paraId="067C6195" w14:textId="6CB853D0" w:rsidR="00B97802" w:rsidRPr="00214BEE" w:rsidDel="00D043A1" w:rsidRDefault="00B97802" w:rsidP="00B97802">
      <w:pPr>
        <w:jc w:val="center"/>
        <w:rPr>
          <w:del w:id="27"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28" w:author="Gordon Miller" w:date="2021-12-03T00:02:00Z">
            <w:rPr>
              <w:del w:id="29" w:author="Gordon Miller" w:date="2021-12-02T12:41:00Z"/>
            </w:rPr>
          </w:rPrChange>
        </w:rPr>
      </w:pPr>
    </w:p>
    <w:p w14:paraId="767445B9" w14:textId="65A3D173" w:rsidR="00B97802" w:rsidRPr="00214BEE" w:rsidDel="00D043A1" w:rsidRDefault="00B97802" w:rsidP="00B97802">
      <w:pPr>
        <w:jc w:val="center"/>
        <w:rPr>
          <w:del w:id="30"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1" w:author="Gordon Miller" w:date="2021-12-03T00:02:00Z">
            <w:rPr>
              <w:del w:id="32" w:author="Gordon Miller" w:date="2021-12-02T12:41:00Z"/>
            </w:rPr>
          </w:rPrChange>
        </w:rPr>
      </w:pPr>
    </w:p>
    <w:p w14:paraId="58A723BC" w14:textId="1F12BFE9" w:rsidR="00B97802" w:rsidRPr="00214BEE" w:rsidDel="00D043A1" w:rsidRDefault="00B97802" w:rsidP="00B97802">
      <w:pPr>
        <w:jc w:val="center"/>
        <w:rPr>
          <w:del w:id="33" w:author="Gordon Miller" w:date="2021-12-02T12:41: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4" w:author="Gordon Miller" w:date="2021-12-03T00:02:00Z">
            <w:rPr>
              <w:del w:id="35" w:author="Gordon Miller" w:date="2021-12-02T12:41:00Z"/>
            </w:rPr>
          </w:rPrChange>
        </w:rPr>
      </w:pPr>
    </w:p>
    <w:p w14:paraId="2D59149A" w14:textId="0BB58443" w:rsidR="00B97802" w:rsidRPr="00214BEE" w:rsidDel="00D60A01" w:rsidRDefault="00B97802">
      <w:pPr>
        <w:rPr>
          <w:del w:id="36" w:author="Gordon Miller" w:date="2021-12-02T12:46: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7" w:author="Gordon Miller" w:date="2021-12-03T00:02:00Z">
            <w:rPr>
              <w:del w:id="38" w:author="Gordon Miller" w:date="2021-12-02T12:46:00Z"/>
            </w:rPr>
          </w:rPrChange>
        </w:rPr>
        <w:pPrChange w:id="39" w:author="Gordon Miller" w:date="2021-12-02T12:41:00Z">
          <w:pPr>
            <w:jc w:val="center"/>
          </w:pPr>
        </w:pPrChange>
      </w:pPr>
    </w:p>
    <w:p w14:paraId="172EDCCA" w14:textId="6CE28304" w:rsidR="00B97802" w:rsidRPr="00214BEE" w:rsidRDefault="00B97802">
      <w:pPr>
        <w:pStyle w:val="Title"/>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0" w:author="Gordon Miller" w:date="2021-12-03T00:02:00Z">
            <w:rPr/>
          </w:rPrChange>
        </w:rPr>
        <w:pPrChange w:id="41" w:author="Gordon Miller" w:date="2021-12-02T12:46:00Z">
          <w:pPr>
            <w:jc w:val="center"/>
          </w:pPr>
        </w:pPrChange>
      </w:pPr>
      <w:r w:rsidRPr="00214BEE">
        <w:rPr>
          <w:caps w:val="0"/>
          <w:color w:val="000000" w:themeColor="text1"/>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2" w:author="Gordon Miller" w:date="2021-12-03T00:02:00Z">
            <w:rPr/>
          </w:rPrChange>
        </w:rPr>
        <w:t>FIN 434 Freddie Mac Data Project</w:t>
      </w:r>
    </w:p>
    <w:p w14:paraId="48C93407" w14:textId="79CAEF10" w:rsidR="00B97802" w:rsidDel="00D60A01" w:rsidRDefault="005930F0" w:rsidP="00217AEE">
      <w:pPr>
        <w:jc w:val="center"/>
        <w:rPr>
          <w:del w:id="43" w:author="Gordon Miller" w:date="2021-12-02T12:46:00Z"/>
        </w:rPr>
      </w:pPr>
      <w:r>
        <w:t>Team 3</w:t>
      </w:r>
      <w:r w:rsidR="00B97802">
        <w:t>: Gordon Miller, Chandler Dessenberger, Sean Irons, Chris Shin, Zach</w:t>
      </w:r>
      <w:r w:rsidR="00ED7631">
        <w:t xml:space="preserve"> Wieder</w:t>
      </w:r>
    </w:p>
    <w:p w14:paraId="7942411B" w14:textId="40141E92" w:rsidR="00D60A01" w:rsidRDefault="00D60A01" w:rsidP="00D043A1">
      <w:pPr>
        <w:jc w:val="center"/>
      </w:pPr>
    </w:p>
    <w:sdt>
      <w:sdtPr>
        <w:rPr>
          <w:rFonts w:asciiTheme="minorHAnsi" w:eastAsiaTheme="minorEastAsia" w:hAnsiTheme="minorHAnsi" w:cstheme="minorBidi"/>
          <w:color w:val="auto"/>
          <w:sz w:val="22"/>
          <w:szCs w:val="22"/>
        </w:rPr>
        <w:id w:val="-1742249887"/>
        <w:docPartObj>
          <w:docPartGallery w:val="Table of Contents"/>
          <w:docPartUnique/>
        </w:docPartObj>
      </w:sdtPr>
      <w:sdtEndPr>
        <w:rPr>
          <w:b/>
          <w:bCs/>
          <w:noProof/>
        </w:rPr>
      </w:sdtEndPr>
      <w:sdtContent>
        <w:p w14:paraId="70565E6A" w14:textId="3B692742" w:rsidR="00D60A01" w:rsidRPr="00214BEE" w:rsidRDefault="00D60A01">
          <w:pPr>
            <w:pStyle w:val="TOCHeading"/>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4" w:author="Gordon Miller" w:date="2021-12-03T00:02:00Z">
                <w:rPr/>
              </w:rPrChange>
            </w:rPr>
          </w:pPr>
          <w:r w:rsidRPr="00214BE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5" w:author="Gordon Miller" w:date="2021-12-03T00:02:00Z">
                <w:rPr/>
              </w:rPrChange>
            </w:rPr>
            <w:t>Contents</w:t>
          </w:r>
        </w:p>
        <w:p w14:paraId="1F11EA84" w14:textId="0E231A24" w:rsidR="005D63CB" w:rsidRDefault="00D60A01" w:rsidP="005D63CB">
          <w:pPr>
            <w:pStyle w:val="TOC1"/>
            <w:rPr>
              <w:noProof/>
            </w:rPr>
          </w:pPr>
          <w:r>
            <w:fldChar w:fldCharType="begin"/>
          </w:r>
          <w:r>
            <w:instrText xml:space="preserve"> TOC \o "1-3" \h \z \u </w:instrText>
          </w:r>
          <w:r>
            <w:fldChar w:fldCharType="separate"/>
          </w:r>
          <w:r w:rsidR="005D63CB" w:rsidRPr="00704D20">
            <w:rPr>
              <w:rStyle w:val="Hyperlink"/>
              <w:noProof/>
            </w:rPr>
            <w:fldChar w:fldCharType="begin"/>
          </w:r>
          <w:r w:rsidR="005D63CB" w:rsidRPr="00704D20">
            <w:rPr>
              <w:rStyle w:val="Hyperlink"/>
              <w:noProof/>
            </w:rPr>
            <w:instrText xml:space="preserve"> </w:instrText>
          </w:r>
          <w:r w:rsidR="005D63CB">
            <w:rPr>
              <w:noProof/>
            </w:rPr>
            <w:instrText>HYPERLINK \l "_Toc89554562"</w:instrText>
          </w:r>
          <w:r w:rsidR="005D63CB" w:rsidRPr="00704D20">
            <w:rPr>
              <w:rStyle w:val="Hyperlink"/>
              <w:noProof/>
            </w:rPr>
            <w:instrText xml:space="preserve"> </w:instrText>
          </w:r>
          <w:r w:rsidR="005D63CB" w:rsidRPr="00704D20">
            <w:rPr>
              <w:rStyle w:val="Hyperlink"/>
              <w:noProof/>
            </w:rPr>
            <w:fldChar w:fldCharType="separate"/>
          </w:r>
          <w:r w:rsidR="005D63CB" w:rsidRPr="00704D2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5D63CB">
            <w:rPr>
              <w:noProof/>
              <w:webHidden/>
            </w:rPr>
            <w:tab/>
          </w:r>
          <w:r w:rsidR="005D63CB">
            <w:rPr>
              <w:noProof/>
              <w:webHidden/>
            </w:rPr>
            <w:fldChar w:fldCharType="begin"/>
          </w:r>
          <w:r w:rsidR="005D63CB">
            <w:rPr>
              <w:noProof/>
              <w:webHidden/>
            </w:rPr>
            <w:instrText xml:space="preserve"> PAGEREF _Toc89554562 \h </w:instrText>
          </w:r>
          <w:r w:rsidR="005D63CB">
            <w:rPr>
              <w:noProof/>
              <w:webHidden/>
            </w:rPr>
          </w:r>
          <w:r w:rsidR="005D63CB">
            <w:rPr>
              <w:noProof/>
              <w:webHidden/>
            </w:rPr>
            <w:fldChar w:fldCharType="separate"/>
          </w:r>
          <w:r w:rsidR="005D63CB">
            <w:rPr>
              <w:noProof/>
              <w:webHidden/>
            </w:rPr>
            <w:t>1</w:t>
          </w:r>
          <w:r w:rsidR="005D63CB">
            <w:rPr>
              <w:noProof/>
              <w:webHidden/>
            </w:rPr>
            <w:fldChar w:fldCharType="end"/>
          </w:r>
          <w:r w:rsidR="005D63CB" w:rsidRPr="00704D20">
            <w:rPr>
              <w:rStyle w:val="Hyperlink"/>
              <w:noProof/>
            </w:rPr>
            <w:fldChar w:fldCharType="end"/>
          </w:r>
        </w:p>
        <w:p w14:paraId="0D5E81EE" w14:textId="1FA75DBA" w:rsidR="005D63CB" w:rsidRDefault="005D63CB" w:rsidP="005D63CB">
          <w:pPr>
            <w:pStyle w:val="TOC1"/>
            <w:rPr>
              <w:noProof/>
            </w:rPr>
          </w:pPr>
          <w:r w:rsidRPr="00704D20">
            <w:rPr>
              <w:rStyle w:val="Hyperlink"/>
              <w:noProof/>
            </w:rPr>
            <w:fldChar w:fldCharType="begin"/>
          </w:r>
          <w:r w:rsidRPr="00704D20">
            <w:rPr>
              <w:rStyle w:val="Hyperlink"/>
              <w:noProof/>
            </w:rPr>
            <w:instrText xml:space="preserve"> </w:instrText>
          </w:r>
          <w:r>
            <w:rPr>
              <w:noProof/>
            </w:rPr>
            <w:instrText>HYPERLINK \l "_Toc89554563"</w:instrText>
          </w:r>
          <w:r w:rsidRPr="00704D20">
            <w:rPr>
              <w:rStyle w:val="Hyperlink"/>
              <w:noProof/>
            </w:rPr>
            <w:instrText xml:space="preserve"> </w:instrText>
          </w:r>
          <w:r w:rsidRPr="00704D20">
            <w:rPr>
              <w:rStyle w:val="Hyperlink"/>
              <w:noProof/>
            </w:rPr>
            <w:fldChar w:fldCharType="separate"/>
          </w:r>
          <w:r w:rsidRPr="00704D2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Selection:</w:t>
          </w:r>
          <w:r>
            <w:rPr>
              <w:noProof/>
              <w:webHidden/>
            </w:rPr>
            <w:tab/>
          </w:r>
          <w:r>
            <w:rPr>
              <w:noProof/>
              <w:webHidden/>
            </w:rPr>
            <w:fldChar w:fldCharType="begin"/>
          </w:r>
          <w:r>
            <w:rPr>
              <w:noProof/>
              <w:webHidden/>
            </w:rPr>
            <w:instrText xml:space="preserve"> PAGEREF _Toc89554563 \h </w:instrText>
          </w:r>
          <w:r>
            <w:rPr>
              <w:noProof/>
              <w:webHidden/>
            </w:rPr>
          </w:r>
          <w:r>
            <w:rPr>
              <w:noProof/>
              <w:webHidden/>
            </w:rPr>
            <w:fldChar w:fldCharType="separate"/>
          </w:r>
          <w:r>
            <w:rPr>
              <w:noProof/>
              <w:webHidden/>
            </w:rPr>
            <w:t>1</w:t>
          </w:r>
          <w:r>
            <w:rPr>
              <w:noProof/>
              <w:webHidden/>
            </w:rPr>
            <w:fldChar w:fldCharType="end"/>
          </w:r>
          <w:r w:rsidRPr="00704D20">
            <w:rPr>
              <w:rStyle w:val="Hyperlink"/>
              <w:noProof/>
            </w:rPr>
            <w:fldChar w:fldCharType="end"/>
          </w:r>
        </w:p>
        <w:p w14:paraId="7DAB2EDF" w14:textId="6C43E8B5" w:rsidR="005D63CB" w:rsidRDefault="005D63CB">
          <w:pPr>
            <w:pStyle w:val="TOC2"/>
            <w:rPr>
              <w:noProof/>
            </w:rPr>
          </w:pPr>
          <w:r w:rsidRPr="00704D20">
            <w:rPr>
              <w:rStyle w:val="Hyperlink"/>
              <w:noProof/>
            </w:rPr>
            <w:fldChar w:fldCharType="begin"/>
          </w:r>
          <w:r w:rsidRPr="00704D20">
            <w:rPr>
              <w:rStyle w:val="Hyperlink"/>
              <w:noProof/>
            </w:rPr>
            <w:instrText xml:space="preserve"> </w:instrText>
          </w:r>
          <w:r>
            <w:rPr>
              <w:noProof/>
            </w:rPr>
            <w:instrText>HYPERLINK \l "_Toc89554564"</w:instrText>
          </w:r>
          <w:r w:rsidRPr="00704D20">
            <w:rPr>
              <w:rStyle w:val="Hyperlink"/>
              <w:noProof/>
            </w:rPr>
            <w:instrText xml:space="preserve"> </w:instrText>
          </w:r>
          <w:r w:rsidRPr="00704D20">
            <w:rPr>
              <w:rStyle w:val="Hyperlink"/>
              <w:noProof/>
            </w:rPr>
            <w:fldChar w:fldCharType="separate"/>
          </w:r>
          <w:r w:rsidRPr="00704D2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Univariate Analysis:</w:t>
          </w:r>
          <w:r>
            <w:rPr>
              <w:noProof/>
              <w:webHidden/>
            </w:rPr>
            <w:tab/>
          </w:r>
          <w:r>
            <w:rPr>
              <w:noProof/>
              <w:webHidden/>
            </w:rPr>
            <w:fldChar w:fldCharType="begin"/>
          </w:r>
          <w:r>
            <w:rPr>
              <w:noProof/>
              <w:webHidden/>
            </w:rPr>
            <w:instrText xml:space="preserve"> PAGEREF _Toc89554564 \h </w:instrText>
          </w:r>
          <w:r>
            <w:rPr>
              <w:noProof/>
              <w:webHidden/>
            </w:rPr>
          </w:r>
          <w:r>
            <w:rPr>
              <w:noProof/>
              <w:webHidden/>
            </w:rPr>
            <w:fldChar w:fldCharType="separate"/>
          </w:r>
          <w:r>
            <w:rPr>
              <w:noProof/>
              <w:webHidden/>
            </w:rPr>
            <w:t>3</w:t>
          </w:r>
          <w:r>
            <w:rPr>
              <w:noProof/>
              <w:webHidden/>
            </w:rPr>
            <w:fldChar w:fldCharType="end"/>
          </w:r>
          <w:r w:rsidRPr="00704D20">
            <w:rPr>
              <w:rStyle w:val="Hyperlink"/>
              <w:noProof/>
            </w:rPr>
            <w:fldChar w:fldCharType="end"/>
          </w:r>
        </w:p>
        <w:p w14:paraId="2B320FAF" w14:textId="572C9DF2" w:rsidR="005D63CB" w:rsidRDefault="005D63CB" w:rsidP="005D63CB">
          <w:pPr>
            <w:pStyle w:val="TOC1"/>
            <w:rPr>
              <w:noProof/>
            </w:rPr>
          </w:pPr>
          <w:r w:rsidRPr="00704D20">
            <w:rPr>
              <w:rStyle w:val="Hyperlink"/>
              <w:noProof/>
            </w:rPr>
            <w:fldChar w:fldCharType="begin"/>
          </w:r>
          <w:r w:rsidRPr="00704D20">
            <w:rPr>
              <w:rStyle w:val="Hyperlink"/>
              <w:noProof/>
            </w:rPr>
            <w:instrText xml:space="preserve"> </w:instrText>
          </w:r>
          <w:r>
            <w:rPr>
              <w:noProof/>
            </w:rPr>
            <w:instrText>HYPERLINK \l "_Toc89554565"</w:instrText>
          </w:r>
          <w:r w:rsidRPr="00704D20">
            <w:rPr>
              <w:rStyle w:val="Hyperlink"/>
              <w:noProof/>
            </w:rPr>
            <w:instrText xml:space="preserve"> </w:instrText>
          </w:r>
          <w:r w:rsidRPr="00704D20">
            <w:rPr>
              <w:rStyle w:val="Hyperlink"/>
              <w:noProof/>
            </w:rPr>
            <w:fldChar w:fldCharType="separate"/>
          </w:r>
          <w:r w:rsidRPr="00704D2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Bivariate Analysis:</w:t>
          </w:r>
          <w:r>
            <w:rPr>
              <w:noProof/>
              <w:webHidden/>
            </w:rPr>
            <w:tab/>
          </w:r>
          <w:r>
            <w:rPr>
              <w:noProof/>
              <w:webHidden/>
            </w:rPr>
            <w:fldChar w:fldCharType="begin"/>
          </w:r>
          <w:r>
            <w:rPr>
              <w:noProof/>
              <w:webHidden/>
            </w:rPr>
            <w:instrText xml:space="preserve"> PAGEREF _Toc89554565 \h </w:instrText>
          </w:r>
          <w:r>
            <w:rPr>
              <w:noProof/>
              <w:webHidden/>
            </w:rPr>
          </w:r>
          <w:r>
            <w:rPr>
              <w:noProof/>
              <w:webHidden/>
            </w:rPr>
            <w:fldChar w:fldCharType="separate"/>
          </w:r>
          <w:r>
            <w:rPr>
              <w:noProof/>
              <w:webHidden/>
            </w:rPr>
            <w:t>9</w:t>
          </w:r>
          <w:r>
            <w:rPr>
              <w:noProof/>
              <w:webHidden/>
            </w:rPr>
            <w:fldChar w:fldCharType="end"/>
          </w:r>
          <w:r w:rsidRPr="00704D20">
            <w:rPr>
              <w:rStyle w:val="Hyperlink"/>
              <w:noProof/>
            </w:rPr>
            <w:fldChar w:fldCharType="end"/>
          </w:r>
        </w:p>
        <w:p w14:paraId="3A906AFD" w14:textId="566CFF36" w:rsidR="005D63CB" w:rsidRDefault="005D63CB" w:rsidP="005D63CB">
          <w:pPr>
            <w:pStyle w:val="TOC1"/>
            <w:rPr>
              <w:noProof/>
            </w:rPr>
          </w:pPr>
          <w:r w:rsidRPr="00704D20">
            <w:rPr>
              <w:rStyle w:val="Hyperlink"/>
              <w:noProof/>
            </w:rPr>
            <w:fldChar w:fldCharType="begin"/>
          </w:r>
          <w:r w:rsidRPr="00704D20">
            <w:rPr>
              <w:rStyle w:val="Hyperlink"/>
              <w:noProof/>
            </w:rPr>
            <w:instrText xml:space="preserve"> </w:instrText>
          </w:r>
          <w:r>
            <w:rPr>
              <w:noProof/>
            </w:rPr>
            <w:instrText>HYPERLINK \l "_Toc89554566"</w:instrText>
          </w:r>
          <w:r w:rsidRPr="00704D20">
            <w:rPr>
              <w:rStyle w:val="Hyperlink"/>
              <w:noProof/>
            </w:rPr>
            <w:instrText xml:space="preserve"> </w:instrText>
          </w:r>
          <w:r w:rsidRPr="00704D20">
            <w:rPr>
              <w:rStyle w:val="Hyperlink"/>
              <w:noProof/>
            </w:rPr>
            <w:fldChar w:fldCharType="separate"/>
          </w:r>
          <w:r w:rsidRPr="00704D20">
            <w:rPr>
              <w:rStyle w:val="Hyperlink"/>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multivariate Analysis:</w:t>
          </w:r>
          <w:r>
            <w:rPr>
              <w:noProof/>
              <w:webHidden/>
            </w:rPr>
            <w:tab/>
          </w:r>
          <w:r>
            <w:rPr>
              <w:noProof/>
              <w:webHidden/>
            </w:rPr>
            <w:fldChar w:fldCharType="begin"/>
          </w:r>
          <w:r>
            <w:rPr>
              <w:noProof/>
              <w:webHidden/>
            </w:rPr>
            <w:instrText xml:space="preserve"> PAGEREF _Toc89554566 \h </w:instrText>
          </w:r>
          <w:r>
            <w:rPr>
              <w:noProof/>
              <w:webHidden/>
            </w:rPr>
          </w:r>
          <w:r>
            <w:rPr>
              <w:noProof/>
              <w:webHidden/>
            </w:rPr>
            <w:fldChar w:fldCharType="separate"/>
          </w:r>
          <w:r>
            <w:rPr>
              <w:noProof/>
              <w:webHidden/>
            </w:rPr>
            <w:t>14</w:t>
          </w:r>
          <w:r>
            <w:rPr>
              <w:noProof/>
              <w:webHidden/>
            </w:rPr>
            <w:fldChar w:fldCharType="end"/>
          </w:r>
          <w:r w:rsidRPr="00704D20">
            <w:rPr>
              <w:rStyle w:val="Hyperlink"/>
              <w:noProof/>
            </w:rPr>
            <w:fldChar w:fldCharType="end"/>
          </w:r>
        </w:p>
        <w:p w14:paraId="51655183" w14:textId="5B410C1B" w:rsidR="005D63CB" w:rsidRDefault="005D63CB" w:rsidP="005D63CB">
          <w:pPr>
            <w:pStyle w:val="TOC1"/>
            <w:rPr>
              <w:noProof/>
            </w:rPr>
          </w:pPr>
          <w:r w:rsidRPr="00704D20">
            <w:rPr>
              <w:rStyle w:val="Hyperlink"/>
              <w:noProof/>
            </w:rPr>
            <w:fldChar w:fldCharType="begin"/>
          </w:r>
          <w:r w:rsidRPr="00704D20">
            <w:rPr>
              <w:rStyle w:val="Hyperlink"/>
              <w:noProof/>
            </w:rPr>
            <w:instrText xml:space="preserve"> </w:instrText>
          </w:r>
          <w:r>
            <w:rPr>
              <w:noProof/>
            </w:rPr>
            <w:instrText>HYPERLINK \l "_Toc89554567"</w:instrText>
          </w:r>
          <w:r w:rsidRPr="00704D20">
            <w:rPr>
              <w:rStyle w:val="Hyperlink"/>
              <w:noProof/>
            </w:rPr>
            <w:instrText xml:space="preserve"> </w:instrText>
          </w:r>
          <w:r w:rsidRPr="00704D20">
            <w:rPr>
              <w:rStyle w:val="Hyperlink"/>
              <w:noProof/>
            </w:rPr>
            <w:fldChar w:fldCharType="separate"/>
          </w:r>
          <w:r w:rsidRPr="00704D20">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Pr>
              <w:noProof/>
              <w:webHidden/>
            </w:rPr>
            <w:tab/>
          </w:r>
          <w:r>
            <w:rPr>
              <w:noProof/>
              <w:webHidden/>
            </w:rPr>
            <w:fldChar w:fldCharType="begin"/>
          </w:r>
          <w:r>
            <w:rPr>
              <w:noProof/>
              <w:webHidden/>
            </w:rPr>
            <w:instrText xml:space="preserve"> PAGEREF _Toc89554567 \h </w:instrText>
          </w:r>
          <w:r>
            <w:rPr>
              <w:noProof/>
              <w:webHidden/>
            </w:rPr>
          </w:r>
          <w:r>
            <w:rPr>
              <w:noProof/>
              <w:webHidden/>
            </w:rPr>
            <w:fldChar w:fldCharType="separate"/>
          </w:r>
          <w:r>
            <w:rPr>
              <w:noProof/>
              <w:webHidden/>
            </w:rPr>
            <w:t>16</w:t>
          </w:r>
          <w:r>
            <w:rPr>
              <w:noProof/>
              <w:webHidden/>
            </w:rPr>
            <w:fldChar w:fldCharType="end"/>
          </w:r>
          <w:r w:rsidRPr="00704D20">
            <w:rPr>
              <w:rStyle w:val="Hyperlink"/>
              <w:noProof/>
            </w:rPr>
            <w:fldChar w:fldCharType="end"/>
          </w:r>
        </w:p>
        <w:p w14:paraId="3C710C15" w14:textId="36F4F41E" w:rsidR="00D60A01" w:rsidRDefault="00D60A01">
          <w:r>
            <w:rPr>
              <w:b/>
              <w:bCs/>
              <w:noProof/>
            </w:rPr>
            <w:fldChar w:fldCharType="end"/>
          </w:r>
        </w:p>
      </w:sdtContent>
    </w:sdt>
    <w:p w14:paraId="5EE58AB3" w14:textId="24E62577" w:rsidR="00D60A01" w:rsidRDefault="00D60A01" w:rsidP="00D043A1">
      <w:pPr>
        <w:jc w:val="center"/>
      </w:pPr>
    </w:p>
    <w:p w14:paraId="2C380BFE" w14:textId="3D5F0541" w:rsidR="00D60A01" w:rsidRDefault="00D60A01" w:rsidP="00D043A1">
      <w:pPr>
        <w:jc w:val="center"/>
      </w:pPr>
    </w:p>
    <w:p w14:paraId="67E489DF" w14:textId="77777777" w:rsidR="00D60A01" w:rsidRDefault="00D60A01">
      <w:pPr>
        <w:sectPr w:rsidR="00D60A01" w:rsidSect="00D60A01">
          <w:footerReference w:type="default" r:id="rId8"/>
          <w:footerReference w:type="first" r:id="rId9"/>
          <w:pgSz w:w="12240" w:h="15840" w:code="1"/>
          <w:pgMar w:top="1440" w:right="1440" w:bottom="1440" w:left="1440" w:header="720" w:footer="720" w:gutter="0"/>
          <w:pgNumType w:start="1"/>
          <w:cols w:space="720"/>
          <w:vAlign w:val="center"/>
          <w:titlePg/>
          <w:docGrid w:linePitch="360"/>
          <w:sectPrChange w:id="51" w:author="Gordon Miller" w:date="2021-12-02T12:50:00Z">
            <w:sectPr w:rsidR="00D60A01" w:rsidSect="00D60A01">
              <w:pgSz w:code="0"/>
              <w:pgMar w:top="1440" w:right="1440" w:bottom="1440" w:left="1440" w:header="720" w:footer="720" w:gutter="0"/>
              <w:vAlign w:val="top"/>
            </w:sectPr>
          </w:sectPrChange>
        </w:sectPr>
        <w:pPrChange w:id="52" w:author="Gordon Miller" w:date="2021-12-02T12:51:00Z">
          <w:pPr>
            <w:jc w:val="center"/>
          </w:pPr>
        </w:pPrChange>
      </w:pPr>
    </w:p>
    <w:p w14:paraId="2D6BDCF5" w14:textId="1E086CA9" w:rsidR="00217AEE" w:rsidDel="00D043A1" w:rsidRDefault="00217AEE">
      <w:pPr>
        <w:rPr>
          <w:del w:id="53" w:author="Gordon Miller" w:date="2021-12-02T12:41:00Z"/>
        </w:rPr>
        <w:pPrChange w:id="54" w:author="Gordon Miller" w:date="2021-12-02T12:51:00Z">
          <w:pPr>
            <w:jc w:val="center"/>
          </w:pPr>
        </w:pPrChange>
      </w:pPr>
    </w:p>
    <w:p w14:paraId="443D5813" w14:textId="0068B217" w:rsidR="00217AEE" w:rsidDel="00D043A1" w:rsidRDefault="00217AEE">
      <w:pPr>
        <w:rPr>
          <w:del w:id="55" w:author="Gordon Miller" w:date="2021-12-02T12:41:00Z"/>
        </w:rPr>
        <w:pPrChange w:id="56" w:author="Gordon Miller" w:date="2021-12-02T12:51:00Z">
          <w:pPr>
            <w:jc w:val="center"/>
          </w:pPr>
        </w:pPrChange>
      </w:pPr>
    </w:p>
    <w:p w14:paraId="4B84C005" w14:textId="3EC76B57" w:rsidR="00217AEE" w:rsidDel="00D043A1" w:rsidRDefault="00217AEE">
      <w:pPr>
        <w:rPr>
          <w:del w:id="57" w:author="Gordon Miller" w:date="2021-12-02T12:41:00Z"/>
        </w:rPr>
        <w:pPrChange w:id="58" w:author="Gordon Miller" w:date="2021-12-02T12:51:00Z">
          <w:pPr>
            <w:jc w:val="center"/>
          </w:pPr>
        </w:pPrChange>
      </w:pPr>
    </w:p>
    <w:p w14:paraId="036DC393" w14:textId="24F47F26" w:rsidR="00217AEE" w:rsidDel="00D043A1" w:rsidRDefault="00217AEE">
      <w:pPr>
        <w:rPr>
          <w:del w:id="59" w:author="Gordon Miller" w:date="2021-12-02T12:41:00Z"/>
        </w:rPr>
        <w:pPrChange w:id="60" w:author="Gordon Miller" w:date="2021-12-02T12:51:00Z">
          <w:pPr>
            <w:jc w:val="center"/>
          </w:pPr>
        </w:pPrChange>
      </w:pPr>
    </w:p>
    <w:p w14:paraId="52BE96BE" w14:textId="74A9CADE" w:rsidR="00217AEE" w:rsidDel="00D043A1" w:rsidRDefault="00217AEE">
      <w:pPr>
        <w:rPr>
          <w:del w:id="61" w:author="Gordon Miller" w:date="2021-12-02T12:41:00Z"/>
        </w:rPr>
        <w:pPrChange w:id="62" w:author="Gordon Miller" w:date="2021-12-02T12:51:00Z">
          <w:pPr>
            <w:jc w:val="center"/>
          </w:pPr>
        </w:pPrChange>
      </w:pPr>
    </w:p>
    <w:p w14:paraId="30D88A4E" w14:textId="7E3E9C49" w:rsidR="00217AEE" w:rsidDel="00D043A1" w:rsidRDefault="00217AEE">
      <w:pPr>
        <w:rPr>
          <w:del w:id="63" w:author="Gordon Miller" w:date="2021-12-02T12:41:00Z"/>
        </w:rPr>
        <w:pPrChange w:id="64" w:author="Gordon Miller" w:date="2021-12-02T12:51:00Z">
          <w:pPr>
            <w:jc w:val="center"/>
          </w:pPr>
        </w:pPrChange>
      </w:pPr>
    </w:p>
    <w:p w14:paraId="42FEA770" w14:textId="3E6A4489" w:rsidR="00217AEE" w:rsidDel="00D043A1" w:rsidRDefault="00217AEE">
      <w:pPr>
        <w:rPr>
          <w:del w:id="65" w:author="Gordon Miller" w:date="2021-12-02T12:41:00Z"/>
        </w:rPr>
        <w:pPrChange w:id="66" w:author="Gordon Miller" w:date="2021-12-02T12:51:00Z">
          <w:pPr>
            <w:jc w:val="center"/>
          </w:pPr>
        </w:pPrChange>
      </w:pPr>
    </w:p>
    <w:p w14:paraId="0DD4153D" w14:textId="1C3F73FE" w:rsidR="00217AEE" w:rsidDel="00D043A1" w:rsidRDefault="00217AEE">
      <w:pPr>
        <w:rPr>
          <w:del w:id="67" w:author="Gordon Miller" w:date="2021-12-02T12:41:00Z"/>
        </w:rPr>
        <w:pPrChange w:id="68" w:author="Gordon Miller" w:date="2021-12-02T12:51:00Z">
          <w:pPr>
            <w:jc w:val="center"/>
          </w:pPr>
        </w:pPrChange>
      </w:pPr>
    </w:p>
    <w:p w14:paraId="49519EE8" w14:textId="5B49F6A2" w:rsidR="00217AEE" w:rsidDel="00D043A1" w:rsidRDefault="00217AEE">
      <w:pPr>
        <w:rPr>
          <w:del w:id="69" w:author="Gordon Miller" w:date="2021-12-02T12:41:00Z"/>
        </w:rPr>
        <w:pPrChange w:id="70" w:author="Gordon Miller" w:date="2021-12-02T12:51:00Z">
          <w:pPr>
            <w:jc w:val="center"/>
          </w:pPr>
        </w:pPrChange>
      </w:pPr>
    </w:p>
    <w:p w14:paraId="3F878236" w14:textId="4C9B37E5" w:rsidR="00217AEE" w:rsidDel="00D043A1" w:rsidRDefault="00217AEE">
      <w:pPr>
        <w:rPr>
          <w:del w:id="71" w:author="Gordon Miller" w:date="2021-12-02T12:41:00Z"/>
        </w:rPr>
        <w:pPrChange w:id="72" w:author="Gordon Miller" w:date="2021-12-02T12:51:00Z">
          <w:pPr>
            <w:jc w:val="center"/>
          </w:pPr>
        </w:pPrChange>
      </w:pPr>
    </w:p>
    <w:p w14:paraId="79BC23B4" w14:textId="41B2B696" w:rsidR="00217AEE" w:rsidDel="00D043A1" w:rsidRDefault="00217AEE">
      <w:pPr>
        <w:rPr>
          <w:del w:id="73" w:author="Gordon Miller" w:date="2021-12-02T12:41:00Z"/>
        </w:rPr>
        <w:pPrChange w:id="74" w:author="Gordon Miller" w:date="2021-12-02T12:51:00Z">
          <w:pPr>
            <w:jc w:val="center"/>
          </w:pPr>
        </w:pPrChange>
      </w:pPr>
    </w:p>
    <w:p w14:paraId="00137EA0" w14:textId="06ED6358" w:rsidR="00217AEE" w:rsidRDefault="00217AEE">
      <w:pPr>
        <w:pPrChange w:id="75" w:author="Gordon Miller" w:date="2021-12-02T12:51:00Z">
          <w:pPr>
            <w:jc w:val="center"/>
          </w:pPr>
        </w:pPrChange>
      </w:pPr>
    </w:p>
    <w:p w14:paraId="5C08E8AE" w14:textId="09637F4E" w:rsidR="00217AEE" w:rsidRPr="00F0174F" w:rsidDel="00F0174F" w:rsidRDefault="00217AEE">
      <w:pPr>
        <w:pStyle w:val="TOCHeading"/>
        <w:rPr>
          <w:del w:id="76" w:author="Gordon Miller" w:date="2021-12-02T12:37: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7" w:author="Gordon Miller" w:date="2021-12-02T12:37:00Z">
            <w:rPr>
              <w:del w:id="78" w:author="Gordon Miller" w:date="2021-12-02T12:37:00Z"/>
            </w:rPr>
          </w:rPrChange>
        </w:rPr>
        <w:pPrChange w:id="79" w:author="Gordon Miller" w:date="2021-12-02T12:49:00Z">
          <w:pPr>
            <w:jc w:val="center"/>
          </w:pPr>
        </w:pPrChange>
      </w:pPr>
    </w:p>
    <w:p w14:paraId="316AB205" w14:textId="40919232" w:rsidR="00217AEE" w:rsidRPr="00F0174F" w:rsidDel="00D60A01" w:rsidRDefault="00217AEE">
      <w:pPr>
        <w:pStyle w:val="TOCHeading"/>
        <w:rPr>
          <w:del w:id="80" w:author="Gordon Miller" w:date="2021-12-02T12:49:00Z"/>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81" w:author="Gordon Miller" w:date="2021-12-02T12:37:00Z">
            <w:rPr>
              <w:del w:id="82" w:author="Gordon Miller" w:date="2021-12-02T12:49:00Z"/>
            </w:rPr>
          </w:rPrChange>
        </w:rPr>
        <w:pPrChange w:id="83" w:author="Gordon Miller" w:date="2021-12-02T12:49:00Z">
          <w:pPr>
            <w:jc w:val="center"/>
          </w:pPr>
        </w:pPrChange>
      </w:pPr>
    </w:p>
    <w:p w14:paraId="5394DA5C" w14:textId="17734887" w:rsidR="00217AEE" w:rsidRPr="00D043A1" w:rsidRDefault="00217AEE">
      <w:pPr>
        <w:pStyle w:val="Heading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84" w:author="Gordon Miller" w:date="2021-12-02T12:45:00Z">
            <w:rPr>
              <w:b/>
              <w:bCs/>
              <w:sz w:val="28"/>
              <w:szCs w:val="28"/>
              <w:u w:val="single"/>
            </w:rPr>
          </w:rPrChange>
        </w:rPr>
        <w:pPrChange w:id="85" w:author="Gordon Miller" w:date="2021-12-02T12:37:00Z">
          <w:pPr/>
        </w:pPrChange>
      </w:pPr>
      <w:bookmarkStart w:id="86" w:name="_Toc89341678"/>
      <w:bookmarkStart w:id="87" w:name="_Toc89554562"/>
      <w:r w:rsidRPr="00D043A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88" w:author="Gordon Miller" w:date="2021-12-02T12:45:00Z">
            <w:rPr>
              <w:b/>
              <w:bCs/>
              <w:sz w:val="28"/>
              <w:szCs w:val="28"/>
              <w:u w:val="single"/>
            </w:rPr>
          </w:rPrChange>
        </w:rPr>
        <w:t>Introduction</w:t>
      </w:r>
      <w:bookmarkEnd w:id="86"/>
      <w:bookmarkEnd w:id="87"/>
      <w:del w:id="89" w:author="Gordon Miller" w:date="2021-12-02T12:45:00Z">
        <w:r w:rsidRPr="00D043A1" w:rsidDel="00D043A1">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0" w:author="Gordon Miller" w:date="2021-12-02T12:45:00Z">
              <w:rPr>
                <w:b/>
                <w:bCs/>
                <w:sz w:val="28"/>
                <w:szCs w:val="28"/>
                <w:u w:val="single"/>
              </w:rPr>
            </w:rPrChange>
          </w:rPr>
          <w:delText>:</w:delText>
        </w:r>
      </w:del>
    </w:p>
    <w:p w14:paraId="0934D175" w14:textId="68412F19" w:rsidR="00217AEE" w:rsidRPr="005930F0" w:rsidDel="0011740C" w:rsidRDefault="005930F0" w:rsidP="00217AEE">
      <w:pPr>
        <w:rPr>
          <w:del w:id="91" w:author="Gordon Miller" w:date="2021-12-04T21:38:00Z"/>
        </w:rPr>
      </w:pPr>
      <w:r>
        <w:t xml:space="preserve">In this report we </w:t>
      </w:r>
      <w:del w:id="92" w:author="Pamela Drake" w:date="2021-11-28T14:01:00Z">
        <w:r w:rsidDel="00AF2B5C">
          <w:delText>will be</w:delText>
        </w:r>
      </w:del>
      <w:ins w:id="93" w:author="Pamela Drake" w:date="2021-11-28T14:01:00Z">
        <w:r w:rsidR="00AF2B5C">
          <w:t xml:space="preserve">are providing the results of </w:t>
        </w:r>
      </w:ins>
      <w:del w:id="94" w:author="Pamela Drake" w:date="2021-11-28T14:01:00Z">
        <w:r w:rsidDel="00AF2B5C">
          <w:delText xml:space="preserve"> conducting a</w:delText>
        </w:r>
      </w:del>
      <w:ins w:id="95" w:author="Pamela Drake" w:date="2021-11-28T14:01:00Z">
        <w:r w:rsidR="00AF2B5C">
          <w:t>the</w:t>
        </w:r>
      </w:ins>
      <w:r>
        <w:t xml:space="preserve"> data analysis of the 2017 Freddie Mac Mortgage data (</w:t>
      </w:r>
      <w:r w:rsidRPr="005930F0">
        <w:t>historical_data_2017Q1.txt</w:t>
      </w:r>
      <w:r>
        <w:t xml:space="preserve">) which can be found at </w:t>
      </w:r>
      <w:r w:rsidR="0095508F">
        <w:fldChar w:fldCharType="begin"/>
      </w:r>
      <w:r w:rsidR="0095508F">
        <w:instrText xml:space="preserve"> HYPERLINK "https://freddiemac.embs.com/FLoan/Data/downloadA.php" </w:instrText>
      </w:r>
      <w:r w:rsidR="0095508F">
        <w:fldChar w:fldCharType="separate"/>
      </w:r>
      <w:r>
        <w:rPr>
          <w:rStyle w:val="Hyperlink"/>
        </w:rPr>
        <w:t>Freddie Mac Standard Loan-Level Dataset (embs.com)</w:t>
      </w:r>
      <w:r w:rsidR="0095508F">
        <w:rPr>
          <w:rStyle w:val="Hyperlink"/>
        </w:rPr>
        <w:fldChar w:fldCharType="end"/>
      </w:r>
      <w:r>
        <w:t xml:space="preserve">. </w:t>
      </w:r>
      <w:r w:rsidR="00EC3BA3">
        <w:t>This report</w:t>
      </w:r>
      <w:r w:rsidR="00EC3BA3" w:rsidRPr="0011740C">
        <w:t xml:space="preserve"> </w:t>
      </w:r>
      <w:del w:id="96" w:author="Gordon Miller" w:date="2021-12-02T10:20:00Z">
        <w:r w:rsidR="00EC3BA3" w:rsidRPr="0011740C" w:rsidDel="00495D60">
          <w:delText xml:space="preserve">will be </w:delText>
        </w:r>
      </w:del>
      <w:ins w:id="97" w:author="Gordon Miller" w:date="2021-12-02T10:20:00Z">
        <w:r w:rsidR="00495D60" w:rsidRPr="0011740C">
          <w:t xml:space="preserve">is </w:t>
        </w:r>
      </w:ins>
      <w:r w:rsidR="00EC3BA3">
        <w:t xml:space="preserve">divided into </w:t>
      </w:r>
      <w:r w:rsidR="00144D17">
        <w:t xml:space="preserve">four </w:t>
      </w:r>
      <w:r w:rsidR="00EC3BA3">
        <w:t xml:space="preserve">parts: </w:t>
      </w:r>
      <w:r w:rsidR="00B86D4E">
        <w:t>Variable selection ,u</w:t>
      </w:r>
      <w:r w:rsidR="00EC3BA3">
        <w:t xml:space="preserve">nivariate analysis, bivariate analysis, and multivariate analysis. Additional information about the dataset used for this analysis can be found at </w:t>
      </w:r>
      <w:r w:rsidR="0095508F">
        <w:fldChar w:fldCharType="begin"/>
      </w:r>
      <w:r w:rsidR="0095508F">
        <w:instrText xml:space="preserve"> HYPERLINK "http://www.freddiemac.com/fmac-resources/research/pdf/user_guide.pdf" </w:instrText>
      </w:r>
      <w:r w:rsidR="0095508F">
        <w:fldChar w:fldCharType="separate"/>
      </w:r>
      <w:r w:rsidR="00EC3BA3">
        <w:rPr>
          <w:rStyle w:val="Hyperlink"/>
        </w:rPr>
        <w:t>Microsoft Word - SF LLD User Guide Release 29.docx (freddiemac.com)</w:t>
      </w:r>
      <w:r w:rsidR="0095508F">
        <w:rPr>
          <w:rStyle w:val="Hyperlink"/>
        </w:rPr>
        <w:fldChar w:fldCharType="end"/>
      </w:r>
      <w:r w:rsidR="00EC3BA3">
        <w:t xml:space="preserve">. </w:t>
      </w:r>
    </w:p>
    <w:p w14:paraId="19A3B7A2" w14:textId="53F1E4DE" w:rsidR="00217AEE" w:rsidRDefault="00217AEE" w:rsidP="00217AEE">
      <w:pPr>
        <w:rPr>
          <w:b/>
          <w:bCs/>
          <w:u w:val="single"/>
        </w:rPr>
      </w:pPr>
    </w:p>
    <w:p w14:paraId="01E5F87C" w14:textId="2C0B640B" w:rsidR="00144D17" w:rsidRPr="005E3F6E" w:rsidRDefault="00144D17">
      <w:pPr>
        <w:pStyle w:val="Heading1"/>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98" w:author="Gordon Miller" w:date="2021-12-02T12:51:00Z">
            <w:rPr/>
          </w:rPrChange>
        </w:rPr>
        <w:pPrChange w:id="99" w:author="Gordon Miller" w:date="2021-12-02T12:38:00Z">
          <w:pPr/>
        </w:pPrChange>
      </w:pPr>
      <w:bookmarkStart w:id="100" w:name="_Toc89341679"/>
      <w:bookmarkStart w:id="101" w:name="_Toc89554563"/>
      <w:r w:rsidRPr="005E3F6E">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02" w:author="Gordon Miller" w:date="2021-12-02T12:51:00Z">
            <w:rPr/>
          </w:rPrChange>
        </w:rPr>
        <w:t>Variable Selection:</w:t>
      </w:r>
      <w:bookmarkEnd w:id="100"/>
      <w:bookmarkEnd w:id="101"/>
    </w:p>
    <w:p w14:paraId="4498A215" w14:textId="04AAE426" w:rsidR="00FA560C" w:rsidRDefault="002C72EA" w:rsidP="00ED7631">
      <w:pPr>
        <w:rPr>
          <w:ins w:id="103" w:author="Pamela Drake" w:date="2021-11-28T14:02:00Z"/>
          <w:rFonts w:cstheme="minorHAnsi"/>
        </w:rPr>
      </w:pPr>
      <w:r w:rsidRPr="002C72EA">
        <w:rPr>
          <w:rFonts w:cstheme="minorHAnsi"/>
        </w:rPr>
        <w:t xml:space="preserve">When first choosing variables, we read carefully over the user guide for the data referenced in the introduction. Following reading over the user guide we decided that our direction for our analysis would be to find which variables that we think would be best to maximize the proportion of explained variation in the Interest Rate. After reading over the user </w:t>
      </w:r>
      <w:r w:rsidR="00A15289" w:rsidRPr="002C72EA">
        <w:rPr>
          <w:rFonts w:cstheme="minorHAnsi"/>
        </w:rPr>
        <w:t>guide,</w:t>
      </w:r>
      <w:r w:rsidRPr="002C72EA">
        <w:rPr>
          <w:rFonts w:cstheme="minorHAnsi"/>
        </w:rPr>
        <w:t xml:space="preserve"> </w:t>
      </w:r>
      <w:r w:rsidR="0011740C">
        <w:rPr>
          <w:rFonts w:cstheme="minorHAnsi"/>
        </w:rPr>
        <w:t xml:space="preserve">we </w:t>
      </w:r>
      <w:r w:rsidR="00B54A99">
        <w:rPr>
          <w:rFonts w:cstheme="minorHAnsi"/>
        </w:rPr>
        <w:t xml:space="preserve">used our finance knowledge to decide that our variables should be credit score, </w:t>
      </w:r>
      <w:r w:rsidR="00FA560C">
        <w:rPr>
          <w:rFonts w:cstheme="minorHAnsi"/>
        </w:rPr>
        <w:t>debt to income, loan to value, first time homebuyer flag, loan term, property state and loan purpose. We planned on using first time homebuyer flag and loan purpose as dummy variables in a regression, and wanted to take the state date to make a map of average interest rates for each state.</w:t>
      </w:r>
      <w:del w:id="104" w:author="Gordon Miller" w:date="2021-12-04T21:39:00Z">
        <w:r w:rsidRPr="002C72EA" w:rsidDel="0011740C">
          <w:rPr>
            <w:rFonts w:cstheme="minorHAnsi"/>
          </w:rPr>
          <w:delText xml:space="preserve">and determining our direction it seemed reasonable to select variables such as Credit Scores and debt to income, but it was hard to infer what other variables may be useful in our analysis. </w:delText>
        </w:r>
      </w:del>
    </w:p>
    <w:p w14:paraId="71DFD7BC" w14:textId="6E48D772" w:rsidR="00AF2B5C" w:rsidRDefault="002C72EA" w:rsidP="00ED7631">
      <w:pPr>
        <w:rPr>
          <w:ins w:id="105" w:author="Pamela Drake" w:date="2021-11-28T14:05:00Z"/>
          <w:rFonts w:cstheme="minorHAnsi"/>
        </w:rPr>
      </w:pPr>
      <w:r w:rsidRPr="002C72EA">
        <w:rPr>
          <w:rFonts w:cstheme="minorHAnsi"/>
        </w:rPr>
        <w:t>We decided to create a correlation matrix for numeric variables to aid our decision. From the correlation matrix we realized that loan term has the highest correlation with interest rate, so we would like to explore that further in our analysis (</w:t>
      </w:r>
      <w:r w:rsidRPr="002C72EA">
        <w:rPr>
          <w:rFonts w:cstheme="minorHAnsi"/>
          <w:i/>
          <w:iCs/>
        </w:rPr>
        <w:t>Figure 1</w:t>
      </w:r>
      <w:r w:rsidRPr="002C72EA">
        <w:rPr>
          <w:rFonts w:cstheme="minorHAnsi"/>
        </w:rPr>
        <w:t>). We also found that loan to value seems to have a</w:t>
      </w:r>
      <w:del w:id="106" w:author="Gordon Miller" w:date="2021-12-04T20:36:00Z">
        <w:r w:rsidRPr="002C72EA" w:rsidDel="00E063EC">
          <w:rPr>
            <w:rFonts w:cstheme="minorHAnsi"/>
          </w:rPr>
          <w:delText xml:space="preserve"> slight</w:delText>
        </w:r>
      </w:del>
      <w:ins w:id="107" w:author="Gordon Miller" w:date="2021-12-04T20:36:00Z">
        <w:r w:rsidR="00E063EC">
          <w:rPr>
            <w:rFonts w:cstheme="minorHAnsi"/>
          </w:rPr>
          <w:t xml:space="preserve"> weak</w:t>
        </w:r>
      </w:ins>
      <w:r w:rsidRPr="002C72EA">
        <w:rPr>
          <w:rFonts w:cstheme="minorHAnsi"/>
        </w:rPr>
        <w:t xml:space="preserve"> positive correlation with interest rate and </w:t>
      </w:r>
      <w:del w:id="108" w:author="Gordon Miller" w:date="2021-12-04T20:37:00Z">
        <w:r w:rsidRPr="002C72EA" w:rsidDel="00E063EC">
          <w:rPr>
            <w:rFonts w:cstheme="minorHAnsi"/>
          </w:rPr>
          <w:delText>decided to add that variable as well</w:delText>
        </w:r>
      </w:del>
      <w:ins w:id="109" w:author="Gordon Miller" w:date="2021-12-04T20:37:00Z">
        <w:r w:rsidR="00E063EC">
          <w:rPr>
            <w:rFonts w:cstheme="minorHAnsi"/>
          </w:rPr>
          <w:t xml:space="preserve">wanted to </w:t>
        </w:r>
      </w:ins>
      <w:ins w:id="110" w:author="Gordon Miller" w:date="2021-12-04T20:38:00Z">
        <w:r w:rsidR="00730B1E">
          <w:rPr>
            <w:rFonts w:cstheme="minorHAnsi"/>
          </w:rPr>
          <w:t>ex</w:t>
        </w:r>
      </w:ins>
      <w:ins w:id="111" w:author="Gordon Miller" w:date="2021-12-04T20:39:00Z">
        <w:r w:rsidR="00730B1E">
          <w:rPr>
            <w:rFonts w:cstheme="minorHAnsi"/>
          </w:rPr>
          <w:t>plore this more but there was an issue.</w:t>
        </w:r>
      </w:ins>
      <w:del w:id="112" w:author="Gordon Miller" w:date="2021-12-04T20:37:00Z">
        <w:r w:rsidRPr="002C72EA" w:rsidDel="00E063EC">
          <w:rPr>
            <w:rFonts w:cstheme="minorHAnsi"/>
          </w:rPr>
          <w:delText>.</w:delText>
        </w:r>
      </w:del>
      <w:r w:rsidRPr="002C72EA">
        <w:rPr>
          <w:rFonts w:cstheme="minorHAnsi"/>
        </w:rPr>
        <w:t xml:space="preserve"> </w:t>
      </w:r>
      <w:del w:id="113" w:author="Gordon Miller" w:date="2021-12-04T20:39:00Z">
        <w:r w:rsidRPr="002C72EA" w:rsidDel="00730B1E">
          <w:rPr>
            <w:rFonts w:cstheme="minorHAnsi"/>
          </w:rPr>
          <w:delText>We will have to be wary going forward for possible</w:delText>
        </w:r>
        <w:r w:rsidRPr="008A16A7" w:rsidDel="00730B1E">
          <w:rPr>
            <w:rFonts w:cstheme="minorHAnsi"/>
            <w:color w:val="FF0000"/>
            <w:rPrChange w:id="114" w:author="Gordon Miller" w:date="2021-12-03T17:15:00Z">
              <w:rPr>
                <w:rFonts w:cstheme="minorHAnsi"/>
              </w:rPr>
            </w:rPrChange>
          </w:rPr>
          <w:delText xml:space="preserve"> </w:delText>
        </w:r>
      </w:del>
      <w:del w:id="115" w:author="Gordon Miller" w:date="2021-12-02T10:27:00Z">
        <w:r w:rsidRPr="00E063EC" w:rsidDel="00084DB3">
          <w:rPr>
            <w:rFonts w:cstheme="minorHAnsi"/>
          </w:rPr>
          <w:delText xml:space="preserve">autocorrelation </w:delText>
        </w:r>
      </w:del>
      <w:del w:id="116" w:author="Gordon Miller" w:date="2021-12-04T20:39:00Z">
        <w:r w:rsidRPr="002C72EA" w:rsidDel="00730B1E">
          <w:rPr>
            <w:rFonts w:cstheme="minorHAnsi"/>
          </w:rPr>
          <w:delText>since it seems that loan term is slightly correlated with loan to value.</w:delText>
        </w:r>
      </w:del>
      <w:ins w:id="117" w:author="Gordon Miller" w:date="2021-12-04T20:39:00Z">
        <w:r w:rsidR="00730B1E">
          <w:rPr>
            <w:rFonts w:cstheme="minorHAnsi"/>
          </w:rPr>
          <w:t>The problem is there is a</w:t>
        </w:r>
      </w:ins>
      <w:ins w:id="118" w:author="Gordon Miller" w:date="2021-12-04T20:40:00Z">
        <w:r w:rsidR="00730B1E">
          <w:rPr>
            <w:rFonts w:cstheme="minorHAnsi"/>
          </w:rPr>
          <w:t xml:space="preserve"> statistically sign</w:t>
        </w:r>
      </w:ins>
      <w:ins w:id="119" w:author="Gordon Miller" w:date="2021-12-04T20:41:00Z">
        <w:r w:rsidR="00730B1E">
          <w:rPr>
            <w:rFonts w:cstheme="minorHAnsi"/>
          </w:rPr>
          <w:t>ificant</w:t>
        </w:r>
      </w:ins>
      <w:ins w:id="120" w:author="Gordon Miller" w:date="2021-12-04T20:39:00Z">
        <w:r w:rsidR="00730B1E" w:rsidRPr="00730B1E">
          <w:rPr>
            <w:rFonts w:cstheme="minorHAnsi"/>
          </w:rPr>
          <w:t xml:space="preserve"> correlation of</w:t>
        </w:r>
      </w:ins>
      <w:ins w:id="121" w:author="Gordon Miller" w:date="2021-12-04T20:40:00Z">
        <w:r w:rsidR="00730B1E">
          <w:rPr>
            <w:rFonts w:cstheme="minorHAnsi"/>
          </w:rPr>
          <w:t xml:space="preserve"> </w:t>
        </w:r>
        <w:r w:rsidR="00730B1E" w:rsidRPr="00730B1E">
          <w:rPr>
            <w:rFonts w:cstheme="minorHAnsi"/>
          </w:rPr>
          <w:t>0.297</w:t>
        </w:r>
      </w:ins>
      <w:ins w:id="122" w:author="Gordon Miller" w:date="2021-12-04T20:39:00Z">
        <w:r w:rsidR="00730B1E" w:rsidRPr="00730B1E">
          <w:rPr>
            <w:rFonts w:cstheme="minorHAnsi"/>
          </w:rPr>
          <w:t xml:space="preserve"> </w:t>
        </w:r>
      </w:ins>
      <w:ins w:id="123" w:author="Gordon Miller" w:date="2021-12-04T20:41:00Z">
        <w:r w:rsidR="00730B1E">
          <w:rPr>
            <w:rFonts w:cstheme="minorHAnsi"/>
          </w:rPr>
          <w:t xml:space="preserve">between loan term and loan to value. To avoid possible </w:t>
        </w:r>
      </w:ins>
      <w:ins w:id="124" w:author="Gordon Miller" w:date="2021-12-04T20:42:00Z">
        <w:r w:rsidR="00730B1E">
          <w:rPr>
            <w:rFonts w:cstheme="minorHAnsi"/>
          </w:rPr>
          <w:t>multicollinearity</w:t>
        </w:r>
      </w:ins>
      <w:ins w:id="125" w:author="Gordon Miller" w:date="2021-12-04T20:41:00Z">
        <w:r w:rsidR="00730B1E">
          <w:rPr>
            <w:rFonts w:cstheme="minorHAnsi"/>
          </w:rPr>
          <w:t xml:space="preserve"> in ou</w:t>
        </w:r>
      </w:ins>
      <w:ins w:id="126" w:author="Gordon Miller" w:date="2021-12-04T20:42:00Z">
        <w:r w:rsidR="00730B1E">
          <w:rPr>
            <w:rFonts w:cstheme="minorHAnsi"/>
          </w:rPr>
          <w:t>r multiple regression model</w:t>
        </w:r>
      </w:ins>
      <w:ins w:id="127" w:author="Gordon Miller" w:date="2021-12-04T20:50:00Z">
        <w:r w:rsidR="00A64895">
          <w:rPr>
            <w:rFonts w:cstheme="minorHAnsi"/>
          </w:rPr>
          <w:t xml:space="preserve"> we decided to drop one</w:t>
        </w:r>
      </w:ins>
      <w:ins w:id="128" w:author="Gordon Miller" w:date="2021-12-04T20:53:00Z">
        <w:r w:rsidR="00A64895">
          <w:rPr>
            <w:rFonts w:cstheme="minorHAnsi"/>
          </w:rPr>
          <w:t xml:space="preserve"> </w:t>
        </w:r>
      </w:ins>
      <w:ins w:id="129" w:author="Gordon Miller" w:date="2021-12-04T20:54:00Z">
        <w:r w:rsidR="00A64895">
          <w:rPr>
            <w:rFonts w:cstheme="minorHAnsi"/>
          </w:rPr>
          <w:t xml:space="preserve">of the two variables. Because loan term has a higher </w:t>
        </w:r>
      </w:ins>
      <w:ins w:id="130" w:author="Gordon Miller" w:date="2021-12-04T20:55:00Z">
        <w:r w:rsidR="00A64895">
          <w:rPr>
            <w:rFonts w:cstheme="minorHAnsi"/>
          </w:rPr>
          <w:t xml:space="preserve">correlation with interest rate than loan to </w:t>
        </w:r>
      </w:ins>
      <w:ins w:id="131" w:author="Gordon Miller" w:date="2021-12-04T21:05:00Z">
        <w:r w:rsidR="00E859D9">
          <w:rPr>
            <w:rFonts w:cstheme="minorHAnsi"/>
          </w:rPr>
          <w:t>value,</w:t>
        </w:r>
      </w:ins>
      <w:ins w:id="132" w:author="Gordon Miller" w:date="2021-12-04T20:55:00Z">
        <w:r w:rsidR="00A64895">
          <w:rPr>
            <w:rFonts w:cstheme="minorHAnsi"/>
          </w:rPr>
          <w:t xml:space="preserve"> we decided to drop loan to value.</w:t>
        </w:r>
      </w:ins>
      <w:r w:rsidRPr="00730B1E">
        <w:rPr>
          <w:rFonts w:cstheme="minorHAnsi"/>
        </w:rPr>
        <w:t xml:space="preserve"> </w:t>
      </w:r>
      <w:ins w:id="133" w:author="Gordon Miller" w:date="2021-12-04T21:05:00Z">
        <w:r w:rsidR="00E859D9" w:rsidRPr="002C72EA">
          <w:rPr>
            <w:rFonts w:cstheme="minorHAnsi"/>
          </w:rPr>
          <w:t>Credit scores surprisingly have a correlation close to zero with most of the numeric variables</w:t>
        </w:r>
        <w:r w:rsidR="00E859D9">
          <w:rPr>
            <w:rFonts w:cstheme="minorHAnsi"/>
          </w:rPr>
          <w:t>.</w:t>
        </w:r>
        <w:r w:rsidR="00E859D9" w:rsidRPr="002C72EA">
          <w:rPr>
            <w:rFonts w:cstheme="minorHAnsi"/>
          </w:rPr>
          <w:t xml:space="preserve"> </w:t>
        </w:r>
      </w:ins>
      <w:del w:id="134" w:author="Gordon Miller" w:date="2021-12-04T20:55:00Z">
        <w:r w:rsidRPr="002C72EA" w:rsidDel="000E3202">
          <w:rPr>
            <w:rFonts w:cstheme="minorHAnsi"/>
          </w:rPr>
          <w:delText>When checking the p-values for the correlations they are all zero. Therefore, it seems like the correlation between loan to value and loan term is statistically significant. However, we’re going to keep it in our analysis for now and see how it affects our multiple regression later before removing it.</w:delText>
        </w:r>
      </w:del>
      <w:del w:id="135" w:author="Gordon Miller" w:date="2021-12-04T21:05:00Z">
        <w:r w:rsidRPr="002C72EA" w:rsidDel="00E859D9">
          <w:rPr>
            <w:rFonts w:cstheme="minorHAnsi"/>
          </w:rPr>
          <w:delText xml:space="preserve"> </w:delText>
        </w:r>
      </w:del>
    </w:p>
    <w:p w14:paraId="0BCD1FC1" w14:textId="0F523BAE" w:rsidR="00E859D9" w:rsidRDefault="002C72EA">
      <w:pPr>
        <w:keepNext/>
        <w:keepLines/>
        <w:rPr>
          <w:ins w:id="136" w:author="Gordon Miller" w:date="2021-12-04T21:04:00Z"/>
          <w:rFonts w:cstheme="minorHAnsi"/>
        </w:rPr>
        <w:pPrChange w:id="137" w:author="Gordon Miller" w:date="2021-12-04T21:14:00Z">
          <w:pPr/>
        </w:pPrChange>
      </w:pPr>
      <w:del w:id="138" w:author="Gordon Miller" w:date="2021-12-04T20:57:00Z">
        <w:r w:rsidRPr="002C72EA" w:rsidDel="000E3202">
          <w:rPr>
            <w:rFonts w:cstheme="minorHAnsi"/>
          </w:rPr>
          <w:delText>Additionally, we noticed that original loan to value and original combined loan are h</w:delText>
        </w:r>
      </w:del>
      <w:del w:id="139" w:author="Gordon Miller" w:date="2021-12-04T20:33:00Z">
        <w:r w:rsidRPr="002C72EA" w:rsidDel="00E063EC">
          <w:rPr>
            <w:rFonts w:cstheme="minorHAnsi"/>
          </w:rPr>
          <w:delText xml:space="preserve">eavily </w:delText>
        </w:r>
      </w:del>
      <w:del w:id="140" w:author="Gordon Miller" w:date="2021-12-04T20:57:00Z">
        <w:r w:rsidRPr="002C72EA" w:rsidDel="000E3202">
          <w:rPr>
            <w:rFonts w:cstheme="minorHAnsi"/>
          </w:rPr>
          <w:delText xml:space="preserve">correlated so we will just be using loan to value. </w:delText>
        </w:r>
      </w:del>
      <w:del w:id="141" w:author="Gordon Miller" w:date="2021-12-04T21:11:00Z">
        <w:r w:rsidRPr="002C72EA" w:rsidDel="00623090">
          <w:rPr>
            <w:rFonts w:cstheme="minorHAnsi"/>
          </w:rPr>
          <w:delText>Credit scores surprisingly have a correlation close to zero with most of the numeric variables</w:delText>
        </w:r>
      </w:del>
      <w:del w:id="142" w:author="Gordon Miller" w:date="2021-12-04T20:58:00Z">
        <w:r w:rsidRPr="002C72EA" w:rsidDel="000E3202">
          <w:rPr>
            <w:rFonts w:cstheme="minorHAnsi"/>
          </w:rPr>
          <w:delText>, and mortgage insurance percentage is highly correlated with loan to value so will not be using that variable.</w:delText>
        </w:r>
      </w:del>
      <w:del w:id="143" w:author="Gordon Miller" w:date="2021-12-04T21:11:00Z">
        <w:r w:rsidRPr="002C72EA" w:rsidDel="00623090">
          <w:rPr>
            <w:rFonts w:cstheme="minorHAnsi"/>
          </w:rPr>
          <w:delText xml:space="preserve"> </w:delText>
        </w:r>
      </w:del>
      <w:r w:rsidRPr="002C72EA">
        <w:rPr>
          <w:rFonts w:cstheme="minorHAnsi"/>
        </w:rPr>
        <w:t>For categorical variables we used the user guide to infer which variables would be best for our regression and most interesting to plot and explore. We ended up choosing Property State so that we could create a heat map of the average interest rate for each state. Additionally</w:t>
      </w:r>
      <w:r>
        <w:rPr>
          <w:rFonts w:cstheme="minorHAnsi"/>
        </w:rPr>
        <w:t>,</w:t>
      </w:r>
      <w:r w:rsidRPr="002C72EA">
        <w:rPr>
          <w:rFonts w:cstheme="minorHAnsi"/>
        </w:rPr>
        <w:t xml:space="preserve"> we chose Loan Purpose and First Time Homebuyer Flag to use as dummy variables in our regression. </w:t>
      </w:r>
      <w:r w:rsidR="003C097F">
        <w:rPr>
          <w:rFonts w:cstheme="minorHAnsi"/>
        </w:rPr>
        <w:t xml:space="preserve">This left us with eight variables for our analysis: credit score, first time homebuyer flag, original debt to income, original loan to value, original interest rate, property state, loan purpose, and loan term. Before carrying on with our analysis we omitted any of the </w:t>
      </w:r>
      <w:r w:rsidR="007A1640">
        <w:rPr>
          <w:rFonts w:cstheme="minorHAnsi"/>
        </w:rPr>
        <w:t>NA values for each variable that were specified in the user guide.</w:t>
      </w:r>
      <w:ins w:id="144" w:author="Gordon Miller" w:date="2021-12-04T21:04:00Z">
        <w:r w:rsidR="00E859D9">
          <w:rPr>
            <w:rFonts w:cstheme="minorHAnsi"/>
          </w:rPr>
          <w:br w:type="page"/>
        </w:r>
      </w:ins>
    </w:p>
    <w:p w14:paraId="074779D8" w14:textId="49687660" w:rsidR="00623090" w:rsidRDefault="00623090">
      <w:pPr>
        <w:pStyle w:val="figureheading"/>
        <w:keepLines/>
        <w:rPr>
          <w:ins w:id="145" w:author="Gordon Miller" w:date="2021-12-04T21:14:00Z"/>
        </w:rPr>
        <w:pPrChange w:id="146" w:author="Gordon Miller" w:date="2021-12-04T21:15:00Z">
          <w:pPr>
            <w:keepNext/>
            <w:keepLines/>
          </w:pPr>
        </w:pPrChange>
      </w:pPr>
      <w:ins w:id="147" w:author="Gordon Miller" w:date="2021-12-04T21:14:00Z">
        <w:r>
          <w:lastRenderedPageBreak/>
          <w:t>Figure 1:</w:t>
        </w:r>
      </w:ins>
      <w:ins w:id="148" w:author="Gordon Miller" w:date="2021-12-04T21:15:00Z">
        <w:r>
          <w:t xml:space="preserve"> Correlation Matrix</w:t>
        </w:r>
      </w:ins>
    </w:p>
    <w:p w14:paraId="0B6A7DF0" w14:textId="2AC6AABC" w:rsidR="00BE779A" w:rsidRDefault="00623090" w:rsidP="00623090">
      <w:pPr>
        <w:keepNext/>
        <w:keepLines/>
        <w:rPr>
          <w:rFonts w:cstheme="minorHAnsi"/>
        </w:rPr>
      </w:pPr>
      <w:ins w:id="149" w:author="Gordon Miller" w:date="2021-12-04T21:13:00Z">
        <w:r w:rsidRPr="00623090">
          <w:rPr>
            <w:rFonts w:cstheme="minorHAnsi"/>
            <w:noProof/>
          </w:rPr>
          <w:drawing>
            <wp:inline distT="0" distB="0" distL="0" distR="0" wp14:anchorId="69395142" wp14:editId="557ED888">
              <wp:extent cx="4572000" cy="3657600"/>
              <wp:effectExtent l="0" t="0" r="0" b="0"/>
              <wp:docPr id="15" name="Picture 15" descr="Chart, treemap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ins>
    </w:p>
    <w:p w14:paraId="2290B555" w14:textId="77777777" w:rsidR="00BE779A" w:rsidRDefault="00BE779A">
      <w:pPr>
        <w:rPr>
          <w:rFonts w:cstheme="minorHAnsi"/>
        </w:rPr>
      </w:pPr>
      <w:r>
        <w:rPr>
          <w:rFonts w:cstheme="minorHAnsi"/>
        </w:rPr>
        <w:br w:type="page"/>
      </w:r>
    </w:p>
    <w:p w14:paraId="4D2BF79A" w14:textId="77777777" w:rsidR="002C72EA" w:rsidRPr="00623090" w:rsidDel="00F0174F" w:rsidRDefault="002C72EA">
      <w:pPr>
        <w:keepLines/>
        <w:rPr>
          <w:del w:id="150" w:author="Gordon Miller" w:date="2021-12-02T12:38:00Z"/>
          <w:rFonts w:cstheme="minorHAnsi"/>
        </w:rPr>
        <w:pPrChange w:id="151" w:author="Gordon Miller" w:date="2021-12-04T21:15:00Z">
          <w:pPr/>
        </w:pPrChange>
      </w:pPr>
    </w:p>
    <w:p w14:paraId="04122B38" w14:textId="1C1AEA55" w:rsidR="002C72EA" w:rsidRPr="00623090" w:rsidDel="00F0174F" w:rsidRDefault="002C72EA">
      <w:pPr>
        <w:keepLines/>
        <w:rPr>
          <w:del w:id="152" w:author="Gordon Miller" w:date="2021-12-02T12:37:00Z"/>
          <w:rFonts w:cstheme="minorHAnsi"/>
        </w:rPr>
        <w:pPrChange w:id="153" w:author="Gordon Miller" w:date="2021-12-04T21:15:00Z">
          <w:pPr/>
        </w:pPrChange>
      </w:pPr>
    </w:p>
    <w:p w14:paraId="4F9C73B4" w14:textId="400F9C67" w:rsidR="002C72EA" w:rsidRPr="00623090" w:rsidDel="00F0174F" w:rsidRDefault="002C72EA">
      <w:pPr>
        <w:keepLines/>
        <w:rPr>
          <w:del w:id="154" w:author="Gordon Miller" w:date="2021-12-02T12:37:00Z"/>
          <w:rFonts w:cstheme="minorHAnsi"/>
        </w:rPr>
        <w:pPrChange w:id="155" w:author="Gordon Miller" w:date="2021-12-04T21:15:00Z">
          <w:pPr/>
        </w:pPrChange>
      </w:pPr>
    </w:p>
    <w:p w14:paraId="31EFF75B" w14:textId="5DF13307" w:rsidR="002C72EA" w:rsidRPr="00623090" w:rsidDel="00F0174F" w:rsidRDefault="002C72EA">
      <w:pPr>
        <w:keepLines/>
        <w:rPr>
          <w:del w:id="156" w:author="Gordon Miller" w:date="2021-12-02T12:37:00Z"/>
          <w:rFonts w:cstheme="minorHAnsi"/>
        </w:rPr>
        <w:pPrChange w:id="157" w:author="Gordon Miller" w:date="2021-12-04T21:15:00Z">
          <w:pPr/>
        </w:pPrChange>
      </w:pPr>
    </w:p>
    <w:p w14:paraId="093F6CA3" w14:textId="61375B91" w:rsidR="002C72EA" w:rsidRPr="00623090" w:rsidDel="00F0174F" w:rsidRDefault="002C72EA">
      <w:pPr>
        <w:keepLines/>
        <w:rPr>
          <w:del w:id="158" w:author="Gordon Miller" w:date="2021-12-02T12:37:00Z"/>
          <w:rFonts w:cstheme="minorHAnsi"/>
        </w:rPr>
        <w:pPrChange w:id="159" w:author="Gordon Miller" w:date="2021-12-04T21:15:00Z">
          <w:pPr/>
        </w:pPrChange>
      </w:pPr>
    </w:p>
    <w:p w14:paraId="23C0A5EA" w14:textId="30A9CC7D" w:rsidR="002C72EA" w:rsidRPr="00623090" w:rsidDel="00F0174F" w:rsidRDefault="002C72EA">
      <w:pPr>
        <w:keepLines/>
        <w:rPr>
          <w:del w:id="160" w:author="Gordon Miller" w:date="2021-12-02T12:38:00Z"/>
          <w:rFonts w:cstheme="minorHAnsi"/>
        </w:rPr>
        <w:pPrChange w:id="161" w:author="Gordon Miller" w:date="2021-12-04T21:15:00Z">
          <w:pPr/>
        </w:pPrChange>
      </w:pPr>
    </w:p>
    <w:p w14:paraId="7D16A003" w14:textId="680593AA" w:rsidR="002C72EA" w:rsidRPr="00623090" w:rsidDel="00F0174F" w:rsidRDefault="002C72EA">
      <w:pPr>
        <w:keepLines/>
        <w:rPr>
          <w:del w:id="162" w:author="Gordon Miller" w:date="2021-12-02T12:38:00Z"/>
          <w:rFonts w:cstheme="minorHAnsi"/>
        </w:rPr>
        <w:pPrChange w:id="163" w:author="Gordon Miller" w:date="2021-12-04T21:15:00Z">
          <w:pPr/>
        </w:pPrChange>
      </w:pPr>
    </w:p>
    <w:p w14:paraId="38FED546" w14:textId="2348A337" w:rsidR="002C72EA" w:rsidRPr="00623090" w:rsidDel="00F0174F" w:rsidRDefault="002C72EA">
      <w:pPr>
        <w:keepLines/>
        <w:rPr>
          <w:del w:id="164" w:author="Gordon Miller" w:date="2021-12-02T12:38:00Z"/>
          <w:rFonts w:cstheme="minorHAnsi"/>
        </w:rPr>
        <w:pPrChange w:id="165" w:author="Gordon Miller" w:date="2021-12-04T21:15:00Z">
          <w:pPr/>
        </w:pPrChange>
      </w:pPr>
    </w:p>
    <w:p w14:paraId="34AA4514" w14:textId="0328F0C7" w:rsidR="002C72EA" w:rsidRPr="00623090" w:rsidDel="00E859D9" w:rsidRDefault="002C72EA">
      <w:pPr>
        <w:keepLines/>
        <w:rPr>
          <w:del w:id="166" w:author="Gordon Miller" w:date="2021-12-04T21:04:00Z"/>
          <w:rFonts w:cstheme="minorHAnsi"/>
        </w:rPr>
        <w:pPrChange w:id="167" w:author="Gordon Miller" w:date="2021-12-04T21:15:00Z">
          <w:pPr/>
        </w:pPrChange>
      </w:pPr>
    </w:p>
    <w:p w14:paraId="3AA7DF2D" w14:textId="03A64350" w:rsidR="002C72EA" w:rsidRPr="00623090" w:rsidDel="00E859D9" w:rsidRDefault="002C72EA">
      <w:pPr>
        <w:pStyle w:val="figureheading"/>
        <w:keepLines/>
        <w:rPr>
          <w:del w:id="168" w:author="Gordon Miller" w:date="2021-12-04T21:04:00Z"/>
        </w:rPr>
        <w:pPrChange w:id="169" w:author="Gordon Miller" w:date="2021-12-04T21:15:00Z">
          <w:pPr/>
        </w:pPrChange>
      </w:pPr>
      <w:del w:id="170" w:author="Gordon Miller" w:date="2021-12-04T21:04:00Z">
        <w:r w:rsidRPr="00623090" w:rsidDel="00E859D9">
          <w:rPr>
            <w:iCs w:val="0"/>
          </w:rPr>
          <w:delText>Figure 1: Correlation Matrix</w:delText>
        </w:r>
      </w:del>
    </w:p>
    <w:p w14:paraId="41B65DC4" w14:textId="7ED53199" w:rsidR="002C72EA" w:rsidRPr="00623090" w:rsidDel="00E859D9" w:rsidRDefault="002C72EA">
      <w:pPr>
        <w:keepNext/>
        <w:keepLines/>
        <w:rPr>
          <w:del w:id="171" w:author="Gordon Miller" w:date="2021-12-04T21:04:00Z"/>
          <w:rFonts w:cstheme="minorHAnsi"/>
        </w:rPr>
        <w:pPrChange w:id="172" w:author="Gordon Miller" w:date="2021-12-04T21:15:00Z">
          <w:pPr/>
        </w:pPrChange>
      </w:pPr>
      <w:commentRangeStart w:id="173"/>
      <w:del w:id="174" w:author="Gordon Miller" w:date="2021-12-04T21:00:00Z">
        <w:r w:rsidRPr="00623090" w:rsidDel="000E3202">
          <w:rPr>
            <w:rFonts w:ascii="Arial" w:hAnsi="Arial" w:cs="Arial"/>
            <w:noProof/>
            <w:color w:val="000000"/>
            <w:bdr w:val="none" w:sz="0" w:space="0" w:color="auto" w:frame="1"/>
          </w:rPr>
          <w:drawing>
            <wp:inline distT="0" distB="0" distL="0" distR="0" wp14:anchorId="5FA29D32" wp14:editId="35553A98">
              <wp:extent cx="4572000" cy="3657600"/>
              <wp:effectExtent l="0" t="0" r="0" b="0"/>
              <wp:docPr id="2" name="Picture 2" descr="Tex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del>
      <w:commentRangeEnd w:id="173"/>
      <w:r w:rsidR="002B06CA" w:rsidRPr="00623090">
        <w:rPr>
          <w:rStyle w:val="CommentReference"/>
        </w:rPr>
        <w:commentReference w:id="173"/>
      </w:r>
    </w:p>
    <w:p w14:paraId="0D4BE672" w14:textId="77777777" w:rsidR="00E859D9" w:rsidRPr="00623090" w:rsidRDefault="00E859D9">
      <w:pPr>
        <w:keepNext/>
        <w:keepLines/>
        <w:rPr>
          <w:ins w:id="175" w:author="Gordon Miller" w:date="2021-12-04T21:04:00Z"/>
        </w:rPr>
        <w:pPrChange w:id="176" w:author="Gordon Miller" w:date="2021-12-04T21:15:00Z">
          <w:pPr>
            <w:pStyle w:val="Heading2"/>
          </w:pPr>
        </w:pPrChange>
      </w:pPr>
      <w:bookmarkStart w:id="177" w:name="_Toc89341680"/>
    </w:p>
    <w:p w14:paraId="49AE1EFB" w14:textId="6287525F" w:rsidR="00ED7631" w:rsidRPr="00D60A01" w:rsidRDefault="00ED7631">
      <w:pPr>
        <w:pStyle w:val="Heading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78" w:author="Gordon Miller" w:date="2021-12-02T12:51:00Z">
            <w:rPr/>
          </w:rPrChange>
        </w:rPr>
        <w:pPrChange w:id="179" w:author="Gordon Miller" w:date="2021-12-02T12:38:00Z">
          <w:pPr/>
        </w:pPrChange>
      </w:pPr>
      <w:bookmarkStart w:id="180" w:name="_Toc89554564"/>
      <w:r w:rsidRPr="00D60A0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181" w:author="Gordon Miller" w:date="2021-12-02T12:51:00Z">
            <w:rPr/>
          </w:rPrChange>
        </w:rPr>
        <w:t>Univariate Analysis:</w:t>
      </w:r>
      <w:bookmarkEnd w:id="177"/>
      <w:bookmarkEnd w:id="180"/>
    </w:p>
    <w:p w14:paraId="1BD45D68" w14:textId="68FD16CF" w:rsidR="005354DA" w:rsidRDefault="005354DA" w:rsidP="00ED7631">
      <w:pPr>
        <w:rPr>
          <w:rFonts w:asciiTheme="majorHAnsi" w:hAnsiTheme="majorHAnsi" w:cstheme="majorHAnsi"/>
          <w:color w:val="000000"/>
        </w:rPr>
      </w:pPr>
      <w:r w:rsidRPr="005354DA">
        <w:rPr>
          <w:rFonts w:cstheme="minorHAnsi"/>
        </w:rPr>
        <w:t>For this section of our analysis, we will be analyzing the distribution and descriptive statistics for each variable in our analysis. Firstly, we will be looking into the distribution for each variable by creating histograms for numeric variables and bar chart</w:t>
      </w:r>
      <w:ins w:id="182" w:author="Gordon Miller" w:date="2021-12-04T21:16:00Z">
        <w:r w:rsidR="00AA6AD1">
          <w:rPr>
            <w:rFonts w:cstheme="minorHAnsi"/>
          </w:rPr>
          <w:t>s and relative frequency tables</w:t>
        </w:r>
      </w:ins>
      <w:del w:id="183" w:author="Gordon Miller" w:date="2021-12-04T21:16:00Z">
        <w:r w:rsidRPr="005354DA" w:rsidDel="00AA6AD1">
          <w:rPr>
            <w:rFonts w:cstheme="minorHAnsi"/>
          </w:rPr>
          <w:delText>s</w:delText>
        </w:r>
      </w:del>
      <w:r w:rsidRPr="005354DA">
        <w:rPr>
          <w:rFonts w:cstheme="minorHAnsi"/>
        </w:rPr>
        <w:t xml:space="preserve"> for categorical variables</w:t>
      </w:r>
      <w:r w:rsidRPr="005354DA">
        <w:rPr>
          <w:rFonts w:asciiTheme="majorHAnsi" w:hAnsiTheme="majorHAnsi" w:cstheme="majorHAnsi"/>
          <w:color w:val="000000"/>
        </w:rPr>
        <w:t>.</w:t>
      </w:r>
    </w:p>
    <w:p w14:paraId="5060F730" w14:textId="68782DAB" w:rsidR="00743BB2" w:rsidRDefault="00743BB2" w:rsidP="00743BB2">
      <w:pPr>
        <w:pStyle w:val="figureheading"/>
      </w:pPr>
      <w:r>
        <w:t>Table 1: Descriptive Stats</w:t>
      </w:r>
    </w:p>
    <w:tbl>
      <w:tblPr>
        <w:tblW w:w="5500" w:type="dxa"/>
        <w:tblLook w:val="04A0" w:firstRow="1" w:lastRow="0" w:firstColumn="1" w:lastColumn="0" w:noHBand="0" w:noVBand="1"/>
      </w:tblPr>
      <w:tblGrid>
        <w:gridCol w:w="2340"/>
        <w:gridCol w:w="997"/>
        <w:gridCol w:w="941"/>
        <w:gridCol w:w="830"/>
        <w:gridCol w:w="905"/>
      </w:tblGrid>
      <w:tr w:rsidR="00743BB2" w:rsidRPr="00743BB2" w14:paraId="171C3473" w14:textId="77777777" w:rsidTr="00743BB2">
        <w:trPr>
          <w:trHeight w:val="290"/>
        </w:trPr>
        <w:tc>
          <w:tcPr>
            <w:tcW w:w="2340" w:type="dxa"/>
            <w:tcBorders>
              <w:top w:val="single" w:sz="8" w:space="0" w:color="auto"/>
              <w:left w:val="single" w:sz="8" w:space="0" w:color="auto"/>
              <w:bottom w:val="nil"/>
              <w:right w:val="nil"/>
            </w:tcBorders>
            <w:shd w:val="clear" w:color="auto" w:fill="auto"/>
            <w:noWrap/>
            <w:vAlign w:val="bottom"/>
            <w:hideMark/>
          </w:tcPr>
          <w:p w14:paraId="5460A46C" w14:textId="77777777" w:rsidR="00743BB2" w:rsidRPr="00743BB2" w:rsidRDefault="00743BB2" w:rsidP="00743BB2">
            <w:pPr>
              <w:spacing w:after="0" w:line="240" w:lineRule="auto"/>
              <w:jc w:val="center"/>
              <w:rPr>
                <w:rFonts w:ascii="Calibri" w:eastAsia="Times New Roman" w:hAnsi="Calibri" w:cs="Calibri"/>
                <w:b/>
                <w:bCs/>
                <w:color w:val="000000"/>
              </w:rPr>
            </w:pPr>
            <w:r w:rsidRPr="00743BB2">
              <w:rPr>
                <w:rFonts w:ascii="Calibri" w:eastAsia="Times New Roman" w:hAnsi="Calibri" w:cs="Calibri"/>
                <w:b/>
                <w:bCs/>
                <w:color w:val="000000"/>
              </w:rPr>
              <w:t>vars</w:t>
            </w:r>
          </w:p>
        </w:tc>
        <w:tc>
          <w:tcPr>
            <w:tcW w:w="860" w:type="dxa"/>
            <w:tcBorders>
              <w:top w:val="single" w:sz="8" w:space="0" w:color="auto"/>
              <w:left w:val="nil"/>
              <w:bottom w:val="nil"/>
              <w:right w:val="nil"/>
            </w:tcBorders>
            <w:shd w:val="clear" w:color="auto" w:fill="auto"/>
            <w:noWrap/>
            <w:vAlign w:val="bottom"/>
            <w:hideMark/>
          </w:tcPr>
          <w:p w14:paraId="1A90A05F" w14:textId="77777777" w:rsidR="00743BB2" w:rsidRPr="00743BB2" w:rsidRDefault="00743BB2" w:rsidP="00743BB2">
            <w:pPr>
              <w:spacing w:after="0" w:line="240" w:lineRule="auto"/>
              <w:jc w:val="center"/>
              <w:rPr>
                <w:rFonts w:ascii="Calibri" w:eastAsia="Times New Roman" w:hAnsi="Calibri" w:cs="Calibri"/>
                <w:b/>
                <w:bCs/>
                <w:color w:val="000000"/>
              </w:rPr>
            </w:pPr>
            <w:r w:rsidRPr="00743BB2">
              <w:rPr>
                <w:rFonts w:ascii="Calibri" w:eastAsia="Times New Roman" w:hAnsi="Calibri" w:cs="Calibri"/>
                <w:b/>
                <w:bCs/>
                <w:color w:val="000000"/>
              </w:rPr>
              <w:t>n</w:t>
            </w:r>
          </w:p>
        </w:tc>
        <w:tc>
          <w:tcPr>
            <w:tcW w:w="820" w:type="dxa"/>
            <w:tcBorders>
              <w:top w:val="single" w:sz="8" w:space="0" w:color="auto"/>
              <w:left w:val="nil"/>
              <w:bottom w:val="nil"/>
              <w:right w:val="nil"/>
            </w:tcBorders>
            <w:shd w:val="clear" w:color="auto" w:fill="auto"/>
            <w:noWrap/>
            <w:vAlign w:val="bottom"/>
            <w:hideMark/>
          </w:tcPr>
          <w:p w14:paraId="39652DE2" w14:textId="77777777" w:rsidR="00743BB2" w:rsidRPr="00743BB2" w:rsidRDefault="00743BB2" w:rsidP="00743BB2">
            <w:pPr>
              <w:spacing w:after="0" w:line="240" w:lineRule="auto"/>
              <w:jc w:val="center"/>
              <w:rPr>
                <w:rFonts w:ascii="Calibri" w:eastAsia="Times New Roman" w:hAnsi="Calibri" w:cs="Calibri"/>
                <w:b/>
                <w:bCs/>
                <w:color w:val="000000"/>
              </w:rPr>
            </w:pPr>
            <w:r w:rsidRPr="00743BB2">
              <w:rPr>
                <w:rFonts w:ascii="Calibri" w:eastAsia="Times New Roman" w:hAnsi="Calibri" w:cs="Calibri"/>
                <w:b/>
                <w:bCs/>
                <w:color w:val="000000"/>
              </w:rPr>
              <w:t>mean</w:t>
            </w:r>
          </w:p>
        </w:tc>
        <w:tc>
          <w:tcPr>
            <w:tcW w:w="700" w:type="dxa"/>
            <w:tcBorders>
              <w:top w:val="single" w:sz="8" w:space="0" w:color="auto"/>
              <w:left w:val="nil"/>
              <w:bottom w:val="nil"/>
              <w:right w:val="nil"/>
            </w:tcBorders>
            <w:shd w:val="clear" w:color="auto" w:fill="auto"/>
            <w:noWrap/>
            <w:vAlign w:val="bottom"/>
            <w:hideMark/>
          </w:tcPr>
          <w:p w14:paraId="799E1AFA" w14:textId="77777777" w:rsidR="00743BB2" w:rsidRPr="00743BB2" w:rsidRDefault="00743BB2" w:rsidP="00743BB2">
            <w:pPr>
              <w:spacing w:after="0" w:line="240" w:lineRule="auto"/>
              <w:jc w:val="center"/>
              <w:rPr>
                <w:rFonts w:ascii="Calibri" w:eastAsia="Times New Roman" w:hAnsi="Calibri" w:cs="Calibri"/>
                <w:b/>
                <w:bCs/>
                <w:color w:val="000000"/>
              </w:rPr>
            </w:pPr>
            <w:r w:rsidRPr="00743BB2">
              <w:rPr>
                <w:rFonts w:ascii="Calibri" w:eastAsia="Times New Roman" w:hAnsi="Calibri" w:cs="Calibri"/>
                <w:b/>
                <w:bCs/>
                <w:color w:val="000000"/>
              </w:rPr>
              <w:t>sd</w:t>
            </w:r>
          </w:p>
        </w:tc>
        <w:tc>
          <w:tcPr>
            <w:tcW w:w="780" w:type="dxa"/>
            <w:tcBorders>
              <w:top w:val="single" w:sz="8" w:space="0" w:color="auto"/>
              <w:left w:val="nil"/>
              <w:bottom w:val="nil"/>
              <w:right w:val="nil"/>
            </w:tcBorders>
            <w:shd w:val="clear" w:color="auto" w:fill="auto"/>
            <w:noWrap/>
            <w:vAlign w:val="bottom"/>
            <w:hideMark/>
          </w:tcPr>
          <w:p w14:paraId="417DEDE5" w14:textId="77777777" w:rsidR="00743BB2" w:rsidRPr="00743BB2" w:rsidRDefault="00743BB2" w:rsidP="00743BB2">
            <w:pPr>
              <w:spacing w:after="0" w:line="240" w:lineRule="auto"/>
              <w:jc w:val="center"/>
              <w:rPr>
                <w:rFonts w:ascii="Calibri" w:eastAsia="Times New Roman" w:hAnsi="Calibri" w:cs="Calibri"/>
                <w:b/>
                <w:bCs/>
                <w:color w:val="000000"/>
              </w:rPr>
            </w:pPr>
            <w:r w:rsidRPr="00743BB2">
              <w:rPr>
                <w:rFonts w:ascii="Calibri" w:eastAsia="Times New Roman" w:hAnsi="Calibri" w:cs="Calibri"/>
                <w:b/>
                <w:bCs/>
                <w:color w:val="000000"/>
              </w:rPr>
              <w:t>median</w:t>
            </w:r>
          </w:p>
        </w:tc>
      </w:tr>
      <w:tr w:rsidR="00743BB2" w:rsidRPr="00743BB2" w14:paraId="1C280CE7" w14:textId="77777777" w:rsidTr="00743BB2">
        <w:trPr>
          <w:trHeight w:val="290"/>
        </w:trPr>
        <w:tc>
          <w:tcPr>
            <w:tcW w:w="2340" w:type="dxa"/>
            <w:tcBorders>
              <w:top w:val="nil"/>
              <w:left w:val="single" w:sz="8" w:space="0" w:color="auto"/>
              <w:bottom w:val="nil"/>
              <w:right w:val="nil"/>
            </w:tcBorders>
            <w:shd w:val="clear" w:color="auto" w:fill="auto"/>
            <w:noWrap/>
            <w:vAlign w:val="bottom"/>
            <w:hideMark/>
          </w:tcPr>
          <w:p w14:paraId="3014D37B" w14:textId="77777777" w:rsidR="00743BB2" w:rsidRPr="00743BB2" w:rsidRDefault="00743BB2" w:rsidP="00743BB2">
            <w:pPr>
              <w:spacing w:after="0" w:line="240" w:lineRule="auto"/>
              <w:rPr>
                <w:rFonts w:ascii="Calibri" w:eastAsia="Times New Roman" w:hAnsi="Calibri" w:cs="Calibri"/>
                <w:color w:val="000000"/>
              </w:rPr>
            </w:pPr>
            <w:r w:rsidRPr="00743BB2">
              <w:rPr>
                <w:rFonts w:ascii="Calibri" w:eastAsia="Times New Roman" w:hAnsi="Calibri" w:cs="Calibri"/>
                <w:color w:val="000000"/>
              </w:rPr>
              <w:t>Credit Score</w:t>
            </w:r>
          </w:p>
        </w:tc>
        <w:tc>
          <w:tcPr>
            <w:tcW w:w="860" w:type="dxa"/>
            <w:tcBorders>
              <w:top w:val="nil"/>
              <w:left w:val="nil"/>
              <w:bottom w:val="nil"/>
              <w:right w:val="nil"/>
            </w:tcBorders>
            <w:shd w:val="clear" w:color="auto" w:fill="auto"/>
            <w:noWrap/>
            <w:vAlign w:val="bottom"/>
            <w:hideMark/>
          </w:tcPr>
          <w:p w14:paraId="2A01D5E6"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1332826</w:t>
            </w:r>
          </w:p>
        </w:tc>
        <w:tc>
          <w:tcPr>
            <w:tcW w:w="820" w:type="dxa"/>
            <w:tcBorders>
              <w:top w:val="nil"/>
              <w:left w:val="nil"/>
              <w:bottom w:val="nil"/>
              <w:right w:val="nil"/>
            </w:tcBorders>
            <w:shd w:val="clear" w:color="auto" w:fill="auto"/>
            <w:noWrap/>
            <w:vAlign w:val="bottom"/>
            <w:hideMark/>
          </w:tcPr>
          <w:p w14:paraId="2377A595"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746.107</w:t>
            </w:r>
          </w:p>
        </w:tc>
        <w:tc>
          <w:tcPr>
            <w:tcW w:w="700" w:type="dxa"/>
            <w:tcBorders>
              <w:top w:val="nil"/>
              <w:left w:val="nil"/>
              <w:bottom w:val="nil"/>
              <w:right w:val="nil"/>
            </w:tcBorders>
            <w:shd w:val="clear" w:color="auto" w:fill="auto"/>
            <w:noWrap/>
            <w:vAlign w:val="bottom"/>
            <w:hideMark/>
          </w:tcPr>
          <w:p w14:paraId="4018147A"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45.574</w:t>
            </w:r>
          </w:p>
        </w:tc>
        <w:tc>
          <w:tcPr>
            <w:tcW w:w="780" w:type="dxa"/>
            <w:tcBorders>
              <w:top w:val="nil"/>
              <w:left w:val="nil"/>
              <w:bottom w:val="nil"/>
              <w:right w:val="nil"/>
            </w:tcBorders>
            <w:shd w:val="clear" w:color="auto" w:fill="auto"/>
            <w:noWrap/>
            <w:vAlign w:val="bottom"/>
            <w:hideMark/>
          </w:tcPr>
          <w:p w14:paraId="76D673DE"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753</w:t>
            </w:r>
          </w:p>
        </w:tc>
      </w:tr>
      <w:tr w:rsidR="00743BB2" w:rsidRPr="00743BB2" w14:paraId="592815AD" w14:textId="77777777" w:rsidTr="00743BB2">
        <w:trPr>
          <w:trHeight w:val="290"/>
        </w:trPr>
        <w:tc>
          <w:tcPr>
            <w:tcW w:w="2340" w:type="dxa"/>
            <w:tcBorders>
              <w:top w:val="nil"/>
              <w:left w:val="single" w:sz="8" w:space="0" w:color="auto"/>
              <w:bottom w:val="nil"/>
              <w:right w:val="nil"/>
            </w:tcBorders>
            <w:shd w:val="clear" w:color="auto" w:fill="auto"/>
            <w:noWrap/>
            <w:vAlign w:val="bottom"/>
            <w:hideMark/>
          </w:tcPr>
          <w:p w14:paraId="4783BA22" w14:textId="77777777" w:rsidR="00743BB2" w:rsidRPr="00743BB2" w:rsidRDefault="00743BB2" w:rsidP="00743BB2">
            <w:pPr>
              <w:spacing w:after="0" w:line="240" w:lineRule="auto"/>
              <w:rPr>
                <w:rFonts w:ascii="Calibri" w:eastAsia="Times New Roman" w:hAnsi="Calibri" w:cs="Calibri"/>
                <w:color w:val="000000"/>
              </w:rPr>
            </w:pPr>
            <w:r w:rsidRPr="00743BB2">
              <w:rPr>
                <w:rFonts w:ascii="Calibri" w:eastAsia="Times New Roman" w:hAnsi="Calibri" w:cs="Calibri"/>
                <w:color w:val="000000"/>
              </w:rPr>
              <w:t>Original Debt To Income</w:t>
            </w:r>
          </w:p>
        </w:tc>
        <w:tc>
          <w:tcPr>
            <w:tcW w:w="860" w:type="dxa"/>
            <w:tcBorders>
              <w:top w:val="nil"/>
              <w:left w:val="nil"/>
              <w:bottom w:val="nil"/>
              <w:right w:val="nil"/>
            </w:tcBorders>
            <w:shd w:val="clear" w:color="auto" w:fill="auto"/>
            <w:noWrap/>
            <w:vAlign w:val="bottom"/>
            <w:hideMark/>
          </w:tcPr>
          <w:p w14:paraId="23887761"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1332826</w:t>
            </w:r>
          </w:p>
        </w:tc>
        <w:tc>
          <w:tcPr>
            <w:tcW w:w="820" w:type="dxa"/>
            <w:tcBorders>
              <w:top w:val="nil"/>
              <w:left w:val="nil"/>
              <w:bottom w:val="nil"/>
              <w:right w:val="nil"/>
            </w:tcBorders>
            <w:shd w:val="clear" w:color="auto" w:fill="auto"/>
            <w:noWrap/>
            <w:vAlign w:val="bottom"/>
            <w:hideMark/>
          </w:tcPr>
          <w:p w14:paraId="45589396"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35.135</w:t>
            </w:r>
          </w:p>
        </w:tc>
        <w:tc>
          <w:tcPr>
            <w:tcW w:w="700" w:type="dxa"/>
            <w:tcBorders>
              <w:top w:val="nil"/>
              <w:left w:val="nil"/>
              <w:bottom w:val="nil"/>
              <w:right w:val="nil"/>
            </w:tcBorders>
            <w:shd w:val="clear" w:color="auto" w:fill="auto"/>
            <w:noWrap/>
            <w:vAlign w:val="bottom"/>
            <w:hideMark/>
          </w:tcPr>
          <w:p w14:paraId="7222C90A"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9.308</w:t>
            </w:r>
          </w:p>
        </w:tc>
        <w:tc>
          <w:tcPr>
            <w:tcW w:w="780" w:type="dxa"/>
            <w:tcBorders>
              <w:top w:val="nil"/>
              <w:left w:val="nil"/>
              <w:bottom w:val="nil"/>
              <w:right w:val="nil"/>
            </w:tcBorders>
            <w:shd w:val="clear" w:color="auto" w:fill="auto"/>
            <w:noWrap/>
            <w:vAlign w:val="bottom"/>
            <w:hideMark/>
          </w:tcPr>
          <w:p w14:paraId="3B8785E2"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36</w:t>
            </w:r>
          </w:p>
        </w:tc>
      </w:tr>
      <w:tr w:rsidR="00743BB2" w:rsidRPr="00743BB2" w14:paraId="5A006E74" w14:textId="77777777" w:rsidTr="00743BB2">
        <w:trPr>
          <w:trHeight w:val="290"/>
        </w:trPr>
        <w:tc>
          <w:tcPr>
            <w:tcW w:w="2340" w:type="dxa"/>
            <w:tcBorders>
              <w:top w:val="nil"/>
              <w:left w:val="single" w:sz="8" w:space="0" w:color="auto"/>
              <w:bottom w:val="nil"/>
              <w:right w:val="nil"/>
            </w:tcBorders>
            <w:shd w:val="clear" w:color="auto" w:fill="auto"/>
            <w:noWrap/>
            <w:vAlign w:val="bottom"/>
            <w:hideMark/>
          </w:tcPr>
          <w:p w14:paraId="71D4813C" w14:textId="77777777" w:rsidR="00743BB2" w:rsidRPr="00743BB2" w:rsidRDefault="00743BB2" w:rsidP="00743BB2">
            <w:pPr>
              <w:spacing w:after="0" w:line="240" w:lineRule="auto"/>
              <w:rPr>
                <w:rFonts w:ascii="Calibri" w:eastAsia="Times New Roman" w:hAnsi="Calibri" w:cs="Calibri"/>
                <w:color w:val="000000"/>
              </w:rPr>
            </w:pPr>
            <w:r w:rsidRPr="00743BB2">
              <w:rPr>
                <w:rFonts w:ascii="Calibri" w:eastAsia="Times New Roman" w:hAnsi="Calibri" w:cs="Calibri"/>
                <w:color w:val="000000"/>
              </w:rPr>
              <w:t>Original Interest Rate</w:t>
            </w:r>
          </w:p>
        </w:tc>
        <w:tc>
          <w:tcPr>
            <w:tcW w:w="860" w:type="dxa"/>
            <w:tcBorders>
              <w:top w:val="nil"/>
              <w:left w:val="nil"/>
              <w:bottom w:val="nil"/>
              <w:right w:val="nil"/>
            </w:tcBorders>
            <w:shd w:val="clear" w:color="auto" w:fill="auto"/>
            <w:noWrap/>
            <w:vAlign w:val="bottom"/>
            <w:hideMark/>
          </w:tcPr>
          <w:p w14:paraId="006ED083"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1332826</w:t>
            </w:r>
          </w:p>
        </w:tc>
        <w:tc>
          <w:tcPr>
            <w:tcW w:w="820" w:type="dxa"/>
            <w:tcBorders>
              <w:top w:val="nil"/>
              <w:left w:val="nil"/>
              <w:bottom w:val="nil"/>
              <w:right w:val="nil"/>
            </w:tcBorders>
            <w:shd w:val="clear" w:color="auto" w:fill="auto"/>
            <w:noWrap/>
            <w:vAlign w:val="bottom"/>
            <w:hideMark/>
          </w:tcPr>
          <w:p w14:paraId="3641F2DA"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4.190</w:t>
            </w:r>
          </w:p>
        </w:tc>
        <w:tc>
          <w:tcPr>
            <w:tcW w:w="700" w:type="dxa"/>
            <w:tcBorders>
              <w:top w:val="nil"/>
              <w:left w:val="nil"/>
              <w:bottom w:val="nil"/>
              <w:right w:val="nil"/>
            </w:tcBorders>
            <w:shd w:val="clear" w:color="auto" w:fill="auto"/>
            <w:noWrap/>
            <w:vAlign w:val="bottom"/>
            <w:hideMark/>
          </w:tcPr>
          <w:p w14:paraId="1B0E770E"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0.439</w:t>
            </w:r>
          </w:p>
        </w:tc>
        <w:tc>
          <w:tcPr>
            <w:tcW w:w="780" w:type="dxa"/>
            <w:tcBorders>
              <w:top w:val="nil"/>
              <w:left w:val="nil"/>
              <w:bottom w:val="nil"/>
              <w:right w:val="nil"/>
            </w:tcBorders>
            <w:shd w:val="clear" w:color="auto" w:fill="auto"/>
            <w:noWrap/>
            <w:vAlign w:val="bottom"/>
            <w:hideMark/>
          </w:tcPr>
          <w:p w14:paraId="14FA1B92"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4.18</w:t>
            </w:r>
          </w:p>
        </w:tc>
      </w:tr>
      <w:tr w:rsidR="00743BB2" w:rsidRPr="00743BB2" w14:paraId="5DDF22A4" w14:textId="77777777" w:rsidTr="00743BB2">
        <w:trPr>
          <w:trHeight w:val="300"/>
        </w:trPr>
        <w:tc>
          <w:tcPr>
            <w:tcW w:w="2340" w:type="dxa"/>
            <w:tcBorders>
              <w:top w:val="nil"/>
              <w:left w:val="single" w:sz="8" w:space="0" w:color="auto"/>
              <w:bottom w:val="single" w:sz="8" w:space="0" w:color="auto"/>
              <w:right w:val="nil"/>
            </w:tcBorders>
            <w:shd w:val="clear" w:color="auto" w:fill="auto"/>
            <w:noWrap/>
            <w:vAlign w:val="bottom"/>
            <w:hideMark/>
          </w:tcPr>
          <w:p w14:paraId="5D9A3DBE" w14:textId="77777777" w:rsidR="00743BB2" w:rsidRPr="00743BB2" w:rsidRDefault="00743BB2" w:rsidP="00743BB2">
            <w:pPr>
              <w:spacing w:after="0" w:line="240" w:lineRule="auto"/>
              <w:rPr>
                <w:rFonts w:ascii="Calibri" w:eastAsia="Times New Roman" w:hAnsi="Calibri" w:cs="Calibri"/>
                <w:color w:val="000000"/>
              </w:rPr>
            </w:pPr>
            <w:r w:rsidRPr="00743BB2">
              <w:rPr>
                <w:rFonts w:ascii="Calibri" w:eastAsia="Times New Roman" w:hAnsi="Calibri" w:cs="Calibri"/>
                <w:color w:val="000000"/>
              </w:rPr>
              <w:t>Original Loan Term</w:t>
            </w:r>
          </w:p>
        </w:tc>
        <w:tc>
          <w:tcPr>
            <w:tcW w:w="860" w:type="dxa"/>
            <w:tcBorders>
              <w:top w:val="nil"/>
              <w:left w:val="nil"/>
              <w:bottom w:val="nil"/>
              <w:right w:val="nil"/>
            </w:tcBorders>
            <w:shd w:val="clear" w:color="auto" w:fill="auto"/>
            <w:noWrap/>
            <w:vAlign w:val="bottom"/>
            <w:hideMark/>
          </w:tcPr>
          <w:p w14:paraId="013F878E"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1332826</w:t>
            </w:r>
          </w:p>
        </w:tc>
        <w:tc>
          <w:tcPr>
            <w:tcW w:w="820" w:type="dxa"/>
            <w:tcBorders>
              <w:top w:val="nil"/>
              <w:left w:val="nil"/>
              <w:bottom w:val="single" w:sz="8" w:space="0" w:color="auto"/>
              <w:right w:val="nil"/>
            </w:tcBorders>
            <w:shd w:val="clear" w:color="auto" w:fill="auto"/>
            <w:noWrap/>
            <w:vAlign w:val="bottom"/>
            <w:hideMark/>
          </w:tcPr>
          <w:p w14:paraId="7D400AC7"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326.400</w:t>
            </w:r>
          </w:p>
        </w:tc>
        <w:tc>
          <w:tcPr>
            <w:tcW w:w="700" w:type="dxa"/>
            <w:tcBorders>
              <w:top w:val="nil"/>
              <w:left w:val="nil"/>
              <w:bottom w:val="single" w:sz="8" w:space="0" w:color="auto"/>
              <w:right w:val="nil"/>
            </w:tcBorders>
            <w:shd w:val="clear" w:color="auto" w:fill="auto"/>
            <w:noWrap/>
            <w:vAlign w:val="bottom"/>
            <w:hideMark/>
          </w:tcPr>
          <w:p w14:paraId="1CEA7D57"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68.784</w:t>
            </w:r>
          </w:p>
        </w:tc>
        <w:tc>
          <w:tcPr>
            <w:tcW w:w="780" w:type="dxa"/>
            <w:tcBorders>
              <w:top w:val="nil"/>
              <w:left w:val="nil"/>
              <w:bottom w:val="single" w:sz="8" w:space="0" w:color="auto"/>
              <w:right w:val="nil"/>
            </w:tcBorders>
            <w:shd w:val="clear" w:color="auto" w:fill="auto"/>
            <w:noWrap/>
            <w:vAlign w:val="bottom"/>
            <w:hideMark/>
          </w:tcPr>
          <w:p w14:paraId="6AD73A29" w14:textId="77777777" w:rsidR="00743BB2" w:rsidRPr="00743BB2" w:rsidRDefault="00743BB2" w:rsidP="00743BB2">
            <w:pPr>
              <w:spacing w:after="0" w:line="240" w:lineRule="auto"/>
              <w:jc w:val="right"/>
              <w:rPr>
                <w:rFonts w:ascii="Calibri" w:eastAsia="Times New Roman" w:hAnsi="Calibri" w:cs="Calibri"/>
                <w:color w:val="000000"/>
              </w:rPr>
            </w:pPr>
            <w:r w:rsidRPr="00743BB2">
              <w:rPr>
                <w:rFonts w:ascii="Calibri" w:eastAsia="Times New Roman" w:hAnsi="Calibri" w:cs="Calibri"/>
                <w:color w:val="000000"/>
              </w:rPr>
              <w:t>360</w:t>
            </w:r>
          </w:p>
        </w:tc>
      </w:tr>
    </w:tbl>
    <w:p w14:paraId="6D194034" w14:textId="77777777" w:rsidR="00743BB2" w:rsidDel="00F0174F" w:rsidRDefault="00743BB2" w:rsidP="00ED7631">
      <w:pPr>
        <w:rPr>
          <w:del w:id="184" w:author="Gordon Miller" w:date="2021-12-02T12:39:00Z"/>
          <w:rFonts w:asciiTheme="majorHAnsi" w:hAnsiTheme="majorHAnsi" w:cstheme="majorHAnsi"/>
          <w:color w:val="000000"/>
        </w:rPr>
      </w:pPr>
    </w:p>
    <w:p w14:paraId="16D94907" w14:textId="763C4255" w:rsidR="005354DA" w:rsidDel="00F0174F" w:rsidRDefault="005354DA" w:rsidP="00ED7631">
      <w:pPr>
        <w:rPr>
          <w:del w:id="185" w:author="Gordon Miller" w:date="2021-12-02T12:39:00Z"/>
          <w:rFonts w:asciiTheme="majorHAnsi" w:hAnsiTheme="majorHAnsi" w:cstheme="majorHAnsi"/>
          <w:color w:val="000000"/>
        </w:rPr>
      </w:pPr>
    </w:p>
    <w:p w14:paraId="00C9B61D" w14:textId="555C1422" w:rsidR="002C72EA" w:rsidDel="00F0174F" w:rsidRDefault="002C72EA" w:rsidP="00ED7631">
      <w:pPr>
        <w:rPr>
          <w:del w:id="186" w:author="Gordon Miller" w:date="2021-12-02T12:39:00Z"/>
          <w:rFonts w:asciiTheme="majorHAnsi" w:hAnsiTheme="majorHAnsi" w:cstheme="majorHAnsi"/>
          <w:color w:val="000000"/>
        </w:rPr>
      </w:pPr>
    </w:p>
    <w:p w14:paraId="487D2C87" w14:textId="052203A0" w:rsidR="002C72EA" w:rsidDel="00F0174F" w:rsidRDefault="002C72EA" w:rsidP="00ED7631">
      <w:pPr>
        <w:rPr>
          <w:del w:id="187" w:author="Gordon Miller" w:date="2021-12-02T12:39:00Z"/>
          <w:rFonts w:asciiTheme="majorHAnsi" w:hAnsiTheme="majorHAnsi" w:cstheme="majorHAnsi"/>
          <w:color w:val="000000"/>
        </w:rPr>
      </w:pPr>
    </w:p>
    <w:p w14:paraId="04F1B6AB" w14:textId="47F971AC" w:rsidR="002C72EA" w:rsidDel="00F0174F" w:rsidRDefault="002C72EA" w:rsidP="00ED7631">
      <w:pPr>
        <w:rPr>
          <w:del w:id="188" w:author="Gordon Miller" w:date="2021-12-02T12:39:00Z"/>
          <w:rFonts w:asciiTheme="majorHAnsi" w:hAnsiTheme="majorHAnsi" w:cstheme="majorHAnsi"/>
          <w:color w:val="000000"/>
        </w:rPr>
      </w:pPr>
    </w:p>
    <w:p w14:paraId="478AAC20" w14:textId="2DFA1CE5" w:rsidR="002C72EA" w:rsidDel="00F0174F" w:rsidRDefault="002C72EA" w:rsidP="00ED7631">
      <w:pPr>
        <w:rPr>
          <w:del w:id="189" w:author="Gordon Miller" w:date="2021-12-02T12:39:00Z"/>
          <w:rFonts w:asciiTheme="majorHAnsi" w:hAnsiTheme="majorHAnsi" w:cstheme="majorHAnsi"/>
          <w:color w:val="000000"/>
        </w:rPr>
      </w:pPr>
    </w:p>
    <w:p w14:paraId="6F334BCA" w14:textId="1DEF72FB" w:rsidR="002C72EA" w:rsidDel="00F0174F" w:rsidRDefault="002C72EA" w:rsidP="00ED7631">
      <w:pPr>
        <w:rPr>
          <w:del w:id="190" w:author="Gordon Miller" w:date="2021-12-02T12:39:00Z"/>
          <w:rFonts w:asciiTheme="majorHAnsi" w:hAnsiTheme="majorHAnsi" w:cstheme="majorHAnsi"/>
          <w:color w:val="000000"/>
        </w:rPr>
      </w:pPr>
    </w:p>
    <w:p w14:paraId="061ABE8F" w14:textId="4B0D3057" w:rsidR="002C72EA" w:rsidDel="00F0174F" w:rsidRDefault="002C72EA" w:rsidP="00ED7631">
      <w:pPr>
        <w:rPr>
          <w:del w:id="191" w:author="Gordon Miller" w:date="2021-12-02T12:39:00Z"/>
          <w:rFonts w:asciiTheme="majorHAnsi" w:hAnsiTheme="majorHAnsi" w:cstheme="majorHAnsi"/>
          <w:color w:val="000000"/>
        </w:rPr>
      </w:pPr>
    </w:p>
    <w:p w14:paraId="540462E1" w14:textId="47523372" w:rsidR="002C72EA" w:rsidDel="00F0174F" w:rsidRDefault="002C72EA" w:rsidP="00ED7631">
      <w:pPr>
        <w:rPr>
          <w:del w:id="192" w:author="Gordon Miller" w:date="2021-12-02T12:39:00Z"/>
          <w:rFonts w:asciiTheme="majorHAnsi" w:hAnsiTheme="majorHAnsi" w:cstheme="majorHAnsi"/>
          <w:color w:val="000000"/>
        </w:rPr>
      </w:pPr>
    </w:p>
    <w:p w14:paraId="378C70DC" w14:textId="21D27699" w:rsidR="002C72EA" w:rsidDel="00F0174F" w:rsidRDefault="002C72EA" w:rsidP="00ED7631">
      <w:pPr>
        <w:rPr>
          <w:del w:id="193" w:author="Gordon Miller" w:date="2021-12-02T12:39:00Z"/>
          <w:rFonts w:asciiTheme="majorHAnsi" w:hAnsiTheme="majorHAnsi" w:cstheme="majorHAnsi"/>
          <w:color w:val="000000"/>
        </w:rPr>
      </w:pPr>
    </w:p>
    <w:p w14:paraId="221C9AC9" w14:textId="3E6AC445" w:rsidR="002C72EA" w:rsidDel="00F0174F" w:rsidRDefault="002C72EA" w:rsidP="00ED7631">
      <w:pPr>
        <w:rPr>
          <w:del w:id="194" w:author="Gordon Miller" w:date="2021-12-02T12:39:00Z"/>
          <w:rFonts w:asciiTheme="majorHAnsi" w:hAnsiTheme="majorHAnsi" w:cstheme="majorHAnsi"/>
          <w:color w:val="000000"/>
        </w:rPr>
      </w:pPr>
    </w:p>
    <w:p w14:paraId="20F86E33" w14:textId="75A859EA" w:rsidR="002C72EA" w:rsidRDefault="002C72EA" w:rsidP="00ED7631">
      <w:pPr>
        <w:rPr>
          <w:rFonts w:asciiTheme="majorHAnsi" w:hAnsiTheme="majorHAnsi" w:cstheme="majorHAnsi"/>
          <w:color w:val="000000"/>
        </w:rPr>
      </w:pPr>
    </w:p>
    <w:p w14:paraId="23F2C643" w14:textId="11E17585" w:rsidR="002C72EA" w:rsidRPr="003F06E7" w:rsidRDefault="002C72EA">
      <w:pPr>
        <w:pStyle w:val="figureheading"/>
        <w:pPrChange w:id="195" w:author="Gordon Miller" w:date="2021-12-02T23:54:00Z">
          <w:pPr/>
        </w:pPrChange>
      </w:pPr>
      <w:r w:rsidRPr="003F06E7">
        <w:t>Figure 2: Credit Scores Histogram</w:t>
      </w:r>
    </w:p>
    <w:p w14:paraId="6E06440D" w14:textId="5BACF963" w:rsidR="005354DA" w:rsidRDefault="00D7587E">
      <w:pPr>
        <w:keepNext/>
        <w:keepLines/>
        <w:rPr>
          <w:rFonts w:asciiTheme="majorHAnsi" w:hAnsiTheme="majorHAnsi" w:cstheme="majorHAnsi"/>
          <w:color w:val="000000"/>
        </w:rPr>
        <w:pPrChange w:id="196" w:author="Gordon Miller" w:date="2021-12-02T12:39:00Z">
          <w:pPr/>
        </w:pPrChange>
      </w:pPr>
      <w:r>
        <w:rPr>
          <w:rFonts w:asciiTheme="majorHAnsi" w:hAnsiTheme="majorHAnsi" w:cstheme="majorHAnsi"/>
          <w:noProof/>
          <w:color w:val="000000"/>
        </w:rPr>
        <w:drawing>
          <wp:inline distT="0" distB="0" distL="0" distR="0" wp14:anchorId="15E83ECF" wp14:editId="236A660D">
            <wp:extent cx="4572000" cy="3657600"/>
            <wp:effectExtent l="0" t="0" r="0" b="0"/>
            <wp:docPr id="20" name="Picture 20"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del w:id="197" w:author="Gordon Miller" w:date="2021-12-04T21:17:00Z">
        <w:r w:rsidR="005354DA" w:rsidDel="00AA6AD1">
          <w:rPr>
            <w:rFonts w:asciiTheme="majorHAnsi" w:hAnsiTheme="majorHAnsi" w:cstheme="majorHAnsi"/>
            <w:noProof/>
            <w:color w:val="000000"/>
          </w:rPr>
          <w:drawing>
            <wp:inline distT="0" distB="0" distL="0" distR="0" wp14:anchorId="7443D804" wp14:editId="18AFC5E1">
              <wp:extent cx="4572000" cy="3657600"/>
              <wp:effectExtent l="0" t="0" r="0" b="0"/>
              <wp:docPr id="1" name="Picture 1"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del>
    </w:p>
    <w:p w14:paraId="6A487158" w14:textId="50C6C4DB" w:rsidR="005354DA" w:rsidDel="00F0174F" w:rsidRDefault="002C72EA" w:rsidP="00ED7631">
      <w:pPr>
        <w:rPr>
          <w:del w:id="198" w:author="Gordon Miller" w:date="2021-12-02T12:40:00Z"/>
          <w:rFonts w:cstheme="minorHAnsi"/>
          <w:color w:val="000000"/>
        </w:rPr>
      </w:pPr>
      <w:r>
        <w:rPr>
          <w:rFonts w:cstheme="minorHAnsi"/>
          <w:color w:val="000000"/>
        </w:rPr>
        <w:t xml:space="preserve">In figure 2 we can see the distribution of credit scores in our dataset. It appears that credit scores are strongly skewed left in our data, with most of the data falling between credit scores of 750 and 800. Another interesting observation is that there are </w:t>
      </w:r>
      <w:r w:rsidR="004C1172">
        <w:rPr>
          <w:rFonts w:cstheme="minorHAnsi"/>
          <w:color w:val="000000"/>
        </w:rPr>
        <w:t xml:space="preserve">some credit scores below 600 but very few. This tells us that Freddie Mac usually buys most of their mortgages with credit scores over 700, and they do purchase mortgages with credit scores under 600 but very rarely. </w:t>
      </w:r>
    </w:p>
    <w:p w14:paraId="5D475882" w14:textId="151B5709" w:rsidR="003F06E7" w:rsidDel="00F0174F" w:rsidRDefault="003F06E7" w:rsidP="00ED7631">
      <w:pPr>
        <w:rPr>
          <w:del w:id="199" w:author="Gordon Miller" w:date="2021-12-02T12:40:00Z"/>
          <w:rFonts w:cstheme="minorHAnsi"/>
          <w:color w:val="000000"/>
        </w:rPr>
      </w:pPr>
    </w:p>
    <w:p w14:paraId="54E6A5A5" w14:textId="2F6D9FAE" w:rsidR="003F06E7" w:rsidDel="00F0174F" w:rsidRDefault="003F06E7" w:rsidP="00ED7631">
      <w:pPr>
        <w:rPr>
          <w:del w:id="200" w:author="Gordon Miller" w:date="2021-12-02T12:40:00Z"/>
          <w:rFonts w:cstheme="minorHAnsi"/>
          <w:color w:val="000000"/>
        </w:rPr>
      </w:pPr>
    </w:p>
    <w:p w14:paraId="1B93AFE7" w14:textId="0BCFF4A8" w:rsidR="003F06E7" w:rsidDel="00F0174F" w:rsidRDefault="003F06E7" w:rsidP="00ED7631">
      <w:pPr>
        <w:rPr>
          <w:del w:id="201" w:author="Gordon Miller" w:date="2021-12-02T12:40:00Z"/>
          <w:rFonts w:cstheme="minorHAnsi"/>
          <w:color w:val="000000"/>
        </w:rPr>
      </w:pPr>
    </w:p>
    <w:p w14:paraId="43E98C4D" w14:textId="71B83372" w:rsidR="003F06E7" w:rsidDel="00F0174F" w:rsidRDefault="003F06E7" w:rsidP="00ED7631">
      <w:pPr>
        <w:rPr>
          <w:del w:id="202" w:author="Gordon Miller" w:date="2021-12-02T12:40:00Z"/>
          <w:rFonts w:cstheme="minorHAnsi"/>
          <w:color w:val="000000"/>
        </w:rPr>
      </w:pPr>
    </w:p>
    <w:p w14:paraId="429A9593" w14:textId="3F68F74D" w:rsidR="003F06E7" w:rsidDel="00F0174F" w:rsidRDefault="003F06E7" w:rsidP="00ED7631">
      <w:pPr>
        <w:rPr>
          <w:del w:id="203" w:author="Gordon Miller" w:date="2021-12-02T12:40:00Z"/>
          <w:rFonts w:cstheme="minorHAnsi"/>
          <w:color w:val="000000"/>
        </w:rPr>
      </w:pPr>
    </w:p>
    <w:p w14:paraId="38E42914" w14:textId="2408B185" w:rsidR="003F06E7" w:rsidDel="00F0174F" w:rsidRDefault="003F06E7" w:rsidP="00ED7631">
      <w:pPr>
        <w:rPr>
          <w:del w:id="204" w:author="Gordon Miller" w:date="2021-12-02T12:40:00Z"/>
          <w:rFonts w:cstheme="minorHAnsi"/>
          <w:color w:val="000000"/>
        </w:rPr>
      </w:pPr>
    </w:p>
    <w:p w14:paraId="7C8EF934" w14:textId="13FB4172" w:rsidR="003F06E7" w:rsidDel="00F0174F" w:rsidRDefault="003F06E7" w:rsidP="00ED7631">
      <w:pPr>
        <w:rPr>
          <w:del w:id="205" w:author="Gordon Miller" w:date="2021-12-02T12:40:00Z"/>
          <w:rFonts w:cstheme="minorHAnsi"/>
          <w:color w:val="000000"/>
        </w:rPr>
      </w:pPr>
    </w:p>
    <w:p w14:paraId="290A6824" w14:textId="0F49E9A0" w:rsidR="003F06E7" w:rsidDel="00F0174F" w:rsidRDefault="003F06E7" w:rsidP="00ED7631">
      <w:pPr>
        <w:rPr>
          <w:del w:id="206" w:author="Gordon Miller" w:date="2021-12-02T12:40:00Z"/>
          <w:rFonts w:cstheme="minorHAnsi"/>
          <w:color w:val="000000"/>
        </w:rPr>
      </w:pPr>
    </w:p>
    <w:p w14:paraId="2194499D" w14:textId="50D8BF23" w:rsidR="003F06E7" w:rsidDel="00F0174F" w:rsidRDefault="003F06E7" w:rsidP="00ED7631">
      <w:pPr>
        <w:rPr>
          <w:del w:id="207" w:author="Gordon Miller" w:date="2021-12-02T12:40:00Z"/>
          <w:rFonts w:cstheme="minorHAnsi"/>
          <w:color w:val="000000"/>
        </w:rPr>
      </w:pPr>
    </w:p>
    <w:p w14:paraId="262976E9" w14:textId="1FC39047" w:rsidR="003F06E7" w:rsidRDefault="003F06E7" w:rsidP="00ED7631">
      <w:pPr>
        <w:rPr>
          <w:rFonts w:cstheme="minorHAnsi"/>
          <w:color w:val="000000"/>
        </w:rPr>
      </w:pPr>
    </w:p>
    <w:p w14:paraId="2C82C025" w14:textId="1A2FA28C" w:rsidR="003F06E7" w:rsidRPr="003F06E7" w:rsidRDefault="003F06E7">
      <w:pPr>
        <w:pStyle w:val="figureheading"/>
        <w:pPrChange w:id="208" w:author="Gordon Miller" w:date="2021-12-02T23:54:00Z">
          <w:pPr/>
        </w:pPrChange>
      </w:pPr>
      <w:r w:rsidRPr="003F06E7">
        <w:lastRenderedPageBreak/>
        <w:t>Figure 3: Debt to Income Histogram</w:t>
      </w:r>
    </w:p>
    <w:p w14:paraId="70DDBAAD" w14:textId="5AB351C6" w:rsidR="003F06E7" w:rsidRPr="002C72EA" w:rsidRDefault="00D7587E">
      <w:pPr>
        <w:keepNext/>
        <w:keepLines/>
        <w:rPr>
          <w:rFonts w:cstheme="minorHAnsi"/>
          <w:color w:val="000000"/>
        </w:rPr>
        <w:pPrChange w:id="209" w:author="Gordon Miller" w:date="2021-12-02T12:40:00Z">
          <w:pPr/>
        </w:pPrChange>
      </w:pPr>
      <w:r>
        <w:rPr>
          <w:rFonts w:cstheme="minorHAnsi"/>
          <w:noProof/>
          <w:color w:val="000000"/>
        </w:rPr>
        <w:drawing>
          <wp:inline distT="0" distB="0" distL="0" distR="0" wp14:anchorId="2C54F611" wp14:editId="2D22C98B">
            <wp:extent cx="4572000" cy="3657600"/>
            <wp:effectExtent l="0" t="0" r="0" b="0"/>
            <wp:docPr id="21" name="Picture 21"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607CC1BA" w14:textId="6EEC3059" w:rsidR="00C63DC2" w:rsidRDefault="003F06E7" w:rsidP="005E3F6E">
      <w:pPr>
        <w:keepNext/>
        <w:keepLines/>
        <w:rPr>
          <w:rFonts w:cstheme="minorHAnsi"/>
        </w:rPr>
      </w:pPr>
      <w:r w:rsidRPr="0011740C">
        <w:rPr>
          <w:rFonts w:cstheme="minorHAnsi"/>
        </w:rPr>
        <w:t xml:space="preserve">In figure 3 we can observe the distribution of debt to income which seems skewed left. </w:t>
      </w:r>
      <w:r w:rsidR="005C0B2B" w:rsidRPr="0011740C">
        <w:rPr>
          <w:rFonts w:cstheme="minorHAnsi"/>
        </w:rPr>
        <w:t xml:space="preserve">Most of our data falls around the 40% mark for debt to income. </w:t>
      </w:r>
      <w:commentRangeStart w:id="210"/>
      <w:r w:rsidR="005C0B2B" w:rsidRPr="0011740C">
        <w:rPr>
          <w:rFonts w:cstheme="minorHAnsi"/>
        </w:rPr>
        <w:t>This seems a bit odd considering that most of our credit score data fell around values that are considered very good credit scores</w:t>
      </w:r>
      <w:commentRangeEnd w:id="210"/>
      <w:r w:rsidR="002B06CA" w:rsidRPr="0011740C">
        <w:rPr>
          <w:rStyle w:val="CommentReference"/>
          <w:sz w:val="22"/>
          <w:szCs w:val="22"/>
          <w:rPrChange w:id="211" w:author="Gordon Miller" w:date="2021-12-04T21:37:00Z">
            <w:rPr>
              <w:rStyle w:val="CommentReference"/>
            </w:rPr>
          </w:rPrChange>
        </w:rPr>
        <w:commentReference w:id="210"/>
      </w:r>
      <w:r w:rsidR="0008192F" w:rsidRPr="0011740C">
        <w:rPr>
          <w:rFonts w:cstheme="minorHAnsi"/>
        </w:rPr>
        <w:t>, but our debt</w:t>
      </w:r>
      <w:ins w:id="212" w:author="Pamela Drake" w:date="2021-11-28T14:08:00Z">
        <w:r w:rsidR="002B06CA" w:rsidRPr="0011740C">
          <w:rPr>
            <w:rFonts w:cstheme="minorHAnsi"/>
          </w:rPr>
          <w:t>-</w:t>
        </w:r>
      </w:ins>
      <w:del w:id="213" w:author="Pamela Drake" w:date="2021-11-28T14:08:00Z">
        <w:r w:rsidR="0008192F" w:rsidRPr="0011740C" w:rsidDel="002B06CA">
          <w:rPr>
            <w:rFonts w:cstheme="minorHAnsi"/>
          </w:rPr>
          <w:delText xml:space="preserve"> </w:delText>
        </w:r>
      </w:del>
      <w:r w:rsidR="0008192F" w:rsidRPr="0011740C">
        <w:rPr>
          <w:rFonts w:cstheme="minorHAnsi"/>
        </w:rPr>
        <w:t>to</w:t>
      </w:r>
      <w:ins w:id="214" w:author="Pamela Drake" w:date="2021-11-28T14:08:00Z">
        <w:r w:rsidR="002B06CA" w:rsidRPr="0011740C">
          <w:rPr>
            <w:rFonts w:cstheme="minorHAnsi"/>
          </w:rPr>
          <w:t>-</w:t>
        </w:r>
      </w:ins>
      <w:del w:id="215" w:author="Pamela Drake" w:date="2021-11-28T14:08:00Z">
        <w:r w:rsidR="0008192F" w:rsidRPr="0011740C" w:rsidDel="002B06CA">
          <w:rPr>
            <w:rFonts w:cstheme="minorHAnsi"/>
          </w:rPr>
          <w:delText xml:space="preserve"> </w:delText>
        </w:r>
      </w:del>
      <w:r w:rsidR="0008192F" w:rsidRPr="0011740C">
        <w:rPr>
          <w:rFonts w:cstheme="minorHAnsi"/>
        </w:rPr>
        <w:t>income distribution is also skewed left with most values in the higher range. However, as mentioned earlier credit score doesn’t have a strong correlation with any variables in our data, and there is actually a slight negative correlation between the two variables.</w:t>
      </w:r>
    </w:p>
    <w:p w14:paraId="7607B23A" w14:textId="77777777" w:rsidR="00C63DC2" w:rsidRDefault="00C63DC2">
      <w:pPr>
        <w:rPr>
          <w:rFonts w:cstheme="minorHAnsi"/>
        </w:rPr>
      </w:pPr>
      <w:r>
        <w:rPr>
          <w:rFonts w:cstheme="minorHAnsi"/>
        </w:rPr>
        <w:br w:type="page"/>
      </w:r>
    </w:p>
    <w:p w14:paraId="54056B24" w14:textId="77777777" w:rsidR="005354DA" w:rsidRPr="0011740C" w:rsidDel="005E3F6E" w:rsidRDefault="005354DA">
      <w:pPr>
        <w:rPr>
          <w:del w:id="216" w:author="Gordon Miller" w:date="2021-12-02T12:52:00Z"/>
          <w:rFonts w:cstheme="minorHAnsi"/>
        </w:rPr>
      </w:pPr>
    </w:p>
    <w:p w14:paraId="5EF2B9D8" w14:textId="20D087FC" w:rsidR="00457587" w:rsidRPr="0011740C" w:rsidDel="005E3F6E" w:rsidRDefault="00457587" w:rsidP="00ED7631">
      <w:pPr>
        <w:rPr>
          <w:del w:id="217" w:author="Gordon Miller" w:date="2021-12-02T12:52:00Z"/>
          <w:rFonts w:cstheme="minorHAnsi"/>
        </w:rPr>
      </w:pPr>
    </w:p>
    <w:p w14:paraId="7AFD9ECB" w14:textId="6EC1C030" w:rsidR="00457587" w:rsidRPr="0011740C" w:rsidDel="005E3F6E" w:rsidRDefault="00457587" w:rsidP="00ED7631">
      <w:pPr>
        <w:rPr>
          <w:del w:id="218" w:author="Gordon Miller" w:date="2021-12-02T12:52:00Z"/>
          <w:rFonts w:cstheme="minorHAnsi"/>
        </w:rPr>
      </w:pPr>
    </w:p>
    <w:p w14:paraId="19F6E7C0" w14:textId="30258366" w:rsidR="00457587" w:rsidRPr="0011740C" w:rsidDel="005E3F6E" w:rsidRDefault="00457587" w:rsidP="00ED7631">
      <w:pPr>
        <w:rPr>
          <w:del w:id="219" w:author="Gordon Miller" w:date="2021-12-02T12:52:00Z"/>
          <w:rFonts w:cstheme="minorHAnsi"/>
        </w:rPr>
      </w:pPr>
    </w:p>
    <w:p w14:paraId="2A2EA0F2" w14:textId="59E122ED" w:rsidR="00457587" w:rsidRPr="0011740C" w:rsidDel="005E3F6E" w:rsidRDefault="00457587" w:rsidP="00ED7631">
      <w:pPr>
        <w:rPr>
          <w:del w:id="220" w:author="Gordon Miller" w:date="2021-12-02T12:52:00Z"/>
          <w:rFonts w:cstheme="minorHAnsi"/>
        </w:rPr>
      </w:pPr>
    </w:p>
    <w:p w14:paraId="2D05D516" w14:textId="53CC718D" w:rsidR="00457587" w:rsidRPr="0011740C" w:rsidDel="005E3F6E" w:rsidRDefault="00457587" w:rsidP="00ED7631">
      <w:pPr>
        <w:rPr>
          <w:del w:id="221" w:author="Gordon Miller" w:date="2021-12-02T12:52:00Z"/>
          <w:rFonts w:cstheme="minorHAnsi"/>
        </w:rPr>
      </w:pPr>
    </w:p>
    <w:p w14:paraId="652D0FC7" w14:textId="0CC3322B" w:rsidR="00457587" w:rsidRPr="0011740C" w:rsidDel="005E3F6E" w:rsidRDefault="00457587" w:rsidP="00ED7631">
      <w:pPr>
        <w:rPr>
          <w:del w:id="222" w:author="Gordon Miller" w:date="2021-12-02T12:52:00Z"/>
          <w:rFonts w:cstheme="minorHAnsi"/>
        </w:rPr>
      </w:pPr>
    </w:p>
    <w:p w14:paraId="37684C2D" w14:textId="373F28CC" w:rsidR="00457587" w:rsidRPr="0011740C" w:rsidDel="005E3F6E" w:rsidRDefault="00457587" w:rsidP="00ED7631">
      <w:pPr>
        <w:rPr>
          <w:del w:id="223" w:author="Gordon Miller" w:date="2021-12-02T12:52:00Z"/>
          <w:rFonts w:cstheme="minorHAnsi"/>
        </w:rPr>
      </w:pPr>
    </w:p>
    <w:p w14:paraId="0D0CFAC5" w14:textId="45FD172E" w:rsidR="00457587" w:rsidRPr="0011740C" w:rsidDel="005E3F6E" w:rsidRDefault="00457587" w:rsidP="00ED7631">
      <w:pPr>
        <w:rPr>
          <w:del w:id="224" w:author="Gordon Miller" w:date="2021-12-02T12:52:00Z"/>
          <w:rFonts w:cstheme="minorHAnsi"/>
        </w:rPr>
      </w:pPr>
    </w:p>
    <w:p w14:paraId="196F21B8" w14:textId="576D59CC" w:rsidR="00457587" w:rsidRPr="0011740C" w:rsidDel="005E3F6E" w:rsidRDefault="00457587" w:rsidP="00ED7631">
      <w:pPr>
        <w:rPr>
          <w:del w:id="225" w:author="Gordon Miller" w:date="2021-12-02T12:52:00Z"/>
          <w:rFonts w:cstheme="minorHAnsi"/>
        </w:rPr>
      </w:pPr>
    </w:p>
    <w:p w14:paraId="191ACBAA" w14:textId="34040975" w:rsidR="00457587" w:rsidRPr="0011740C" w:rsidDel="0011740C" w:rsidRDefault="00457587">
      <w:pPr>
        <w:keepNext/>
        <w:keepLines/>
        <w:rPr>
          <w:del w:id="226" w:author="Gordon Miller" w:date="2021-12-04T21:37:00Z"/>
          <w:rFonts w:cstheme="minorHAnsi"/>
        </w:rPr>
        <w:pPrChange w:id="227" w:author="Gordon Miller" w:date="2021-12-02T12:52:00Z">
          <w:pPr/>
        </w:pPrChange>
      </w:pPr>
    </w:p>
    <w:p w14:paraId="19EB9909" w14:textId="6FBEB556" w:rsidR="00457587" w:rsidRPr="00457587" w:rsidDel="0011740C" w:rsidRDefault="00457587">
      <w:pPr>
        <w:pStyle w:val="figureheading"/>
        <w:keepLines/>
        <w:rPr>
          <w:del w:id="228" w:author="Gordon Miller" w:date="2021-12-04T21:37:00Z"/>
        </w:rPr>
        <w:pPrChange w:id="229" w:author="Gordon Miller" w:date="2021-12-03T17:09:00Z">
          <w:pPr/>
        </w:pPrChange>
      </w:pPr>
      <w:del w:id="230" w:author="Gordon Miller" w:date="2021-12-04T21:37:00Z">
        <w:r w:rsidRPr="003F06E7" w:rsidDel="0011740C">
          <w:delText xml:space="preserve">Figure </w:delText>
        </w:r>
        <w:r w:rsidDel="0011740C">
          <w:delText>4: Loan to Value</w:delText>
        </w:r>
        <w:r w:rsidRPr="003F06E7" w:rsidDel="0011740C">
          <w:delText xml:space="preserve"> Histogram</w:delText>
        </w:r>
      </w:del>
    </w:p>
    <w:p w14:paraId="5E86EF47" w14:textId="023F8940" w:rsidR="0008192F" w:rsidRPr="003F06E7" w:rsidDel="0011740C" w:rsidRDefault="00457587">
      <w:pPr>
        <w:keepNext/>
        <w:keepLines/>
        <w:rPr>
          <w:del w:id="231" w:author="Gordon Miller" w:date="2021-12-04T21:37:00Z"/>
          <w:rFonts w:cstheme="minorHAnsi"/>
        </w:rPr>
        <w:pPrChange w:id="232" w:author="Gordon Miller" w:date="2021-12-03T17:09:00Z">
          <w:pPr/>
        </w:pPrChange>
      </w:pPr>
      <w:del w:id="233" w:author="Gordon Miller" w:date="2021-12-04T21:35:00Z">
        <w:r w:rsidDel="0011740C">
          <w:rPr>
            <w:rFonts w:cstheme="minorHAnsi"/>
            <w:noProof/>
          </w:rPr>
          <w:drawing>
            <wp:inline distT="0" distB="0" distL="0" distR="0" wp14:anchorId="32AC020E" wp14:editId="65C8969B">
              <wp:extent cx="4572000" cy="3163824"/>
              <wp:effectExtent l="0" t="0" r="0" b="0"/>
              <wp:docPr id="4" name="Picture 4"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572000" cy="3163824"/>
                      </a:xfrm>
                      <a:prstGeom prst="rect">
                        <a:avLst/>
                      </a:prstGeom>
                    </pic:spPr>
                  </pic:pic>
                </a:graphicData>
              </a:graphic>
            </wp:inline>
          </w:drawing>
        </w:r>
      </w:del>
    </w:p>
    <w:p w14:paraId="67659155" w14:textId="7E41842D" w:rsidR="003C097F" w:rsidDel="005F59E1" w:rsidRDefault="00302DEE" w:rsidP="005E3F6E">
      <w:pPr>
        <w:keepNext/>
        <w:keepLines/>
        <w:rPr>
          <w:del w:id="234" w:author="Gordon Miller" w:date="2021-12-02T12:53:00Z"/>
          <w:rFonts w:cstheme="minorHAnsi"/>
          <w:color w:val="FF0000"/>
        </w:rPr>
      </w:pPr>
      <w:del w:id="235" w:author="Gordon Miller" w:date="2021-12-04T21:36:00Z">
        <w:r w:rsidDel="0011740C">
          <w:rPr>
            <w:rFonts w:cstheme="minorHAnsi"/>
          </w:rPr>
          <w:delText xml:space="preserve">Once </w:delText>
        </w:r>
        <w:r w:rsidR="003C097F" w:rsidDel="0011740C">
          <w:rPr>
            <w:rFonts w:cstheme="minorHAnsi"/>
          </w:rPr>
          <w:delText>again,</w:delText>
        </w:r>
        <w:r w:rsidDel="0011740C">
          <w:rPr>
            <w:rFonts w:cstheme="minorHAnsi"/>
          </w:rPr>
          <w:delText xml:space="preserve"> we find that our data is skewed left in figure 4. The data peaks around a loan to value ratio of 80 and even has a fair </w:delText>
        </w:r>
        <w:r w:rsidR="003C097F" w:rsidDel="0011740C">
          <w:rPr>
            <w:rFonts w:cstheme="minorHAnsi"/>
          </w:rPr>
          <w:delText>number</w:delText>
        </w:r>
        <w:r w:rsidDel="0011740C">
          <w:rPr>
            <w:rFonts w:cstheme="minorHAnsi"/>
          </w:rPr>
          <w:delText xml:space="preserve"> of values near </w:delText>
        </w:r>
        <w:commentRangeStart w:id="236"/>
        <w:r w:rsidDel="0011740C">
          <w:rPr>
            <w:rFonts w:cstheme="minorHAnsi"/>
          </w:rPr>
          <w:delText>100</w:delText>
        </w:r>
        <w:commentRangeEnd w:id="236"/>
        <w:r w:rsidR="002B06CA" w:rsidDel="0011740C">
          <w:rPr>
            <w:rStyle w:val="CommentReference"/>
          </w:rPr>
          <w:commentReference w:id="236"/>
        </w:r>
        <w:r w:rsidDel="0011740C">
          <w:rPr>
            <w:rFonts w:cstheme="minorHAnsi"/>
          </w:rPr>
          <w:delText>.</w:delText>
        </w:r>
      </w:del>
      <w:del w:id="237" w:author="Gordon Miller" w:date="2021-12-02T10:36:00Z">
        <w:r w:rsidRPr="00C656B4" w:rsidDel="00C656B4">
          <w:rPr>
            <w:rFonts w:cstheme="minorHAnsi"/>
            <w:color w:val="FF0000"/>
            <w:rPrChange w:id="238" w:author="Gordon Miller" w:date="2021-12-02T10:37:00Z">
              <w:rPr>
                <w:rFonts w:cstheme="minorHAnsi"/>
              </w:rPr>
            </w:rPrChange>
          </w:rPr>
          <w:delText xml:space="preserve"> </w:delText>
        </w:r>
      </w:del>
    </w:p>
    <w:p w14:paraId="0DB5F3DF" w14:textId="18596364" w:rsidR="007A1640" w:rsidDel="005E3F6E" w:rsidRDefault="007A1640" w:rsidP="00ED7631">
      <w:pPr>
        <w:rPr>
          <w:del w:id="239" w:author="Gordon Miller" w:date="2021-12-02T12:53:00Z"/>
          <w:rFonts w:cstheme="minorHAnsi"/>
        </w:rPr>
      </w:pPr>
    </w:p>
    <w:p w14:paraId="3846C1B4" w14:textId="0D81F015" w:rsidR="007A1640" w:rsidDel="005E3F6E" w:rsidRDefault="007A1640" w:rsidP="00ED7631">
      <w:pPr>
        <w:rPr>
          <w:del w:id="240" w:author="Gordon Miller" w:date="2021-12-02T12:53:00Z"/>
          <w:rFonts w:cstheme="minorHAnsi"/>
        </w:rPr>
      </w:pPr>
    </w:p>
    <w:p w14:paraId="4CE4195D" w14:textId="65ADE66A" w:rsidR="007A1640" w:rsidDel="005E3F6E" w:rsidRDefault="007A1640" w:rsidP="00ED7631">
      <w:pPr>
        <w:rPr>
          <w:del w:id="241" w:author="Gordon Miller" w:date="2021-12-02T12:53:00Z"/>
          <w:rFonts w:cstheme="minorHAnsi"/>
        </w:rPr>
      </w:pPr>
    </w:p>
    <w:p w14:paraId="5B6D6458" w14:textId="0EAF7D22" w:rsidR="007A1640" w:rsidDel="005E3F6E" w:rsidRDefault="007A1640" w:rsidP="00ED7631">
      <w:pPr>
        <w:rPr>
          <w:del w:id="242" w:author="Gordon Miller" w:date="2021-12-02T12:53:00Z"/>
          <w:rFonts w:cstheme="minorHAnsi"/>
        </w:rPr>
      </w:pPr>
    </w:p>
    <w:p w14:paraId="7D6029CF" w14:textId="6D30EDB2" w:rsidR="007A1640" w:rsidDel="005E3F6E" w:rsidRDefault="007A1640" w:rsidP="00ED7631">
      <w:pPr>
        <w:rPr>
          <w:del w:id="243" w:author="Gordon Miller" w:date="2021-12-02T12:53:00Z"/>
          <w:rFonts w:cstheme="minorHAnsi"/>
        </w:rPr>
      </w:pPr>
    </w:p>
    <w:p w14:paraId="091BBD7A" w14:textId="0840B5E2" w:rsidR="007A1640" w:rsidDel="005E3F6E" w:rsidRDefault="007A1640" w:rsidP="00ED7631">
      <w:pPr>
        <w:rPr>
          <w:del w:id="244" w:author="Gordon Miller" w:date="2021-12-02T12:53:00Z"/>
          <w:rFonts w:cstheme="minorHAnsi"/>
        </w:rPr>
      </w:pPr>
    </w:p>
    <w:p w14:paraId="358E5A4C" w14:textId="312ADC1E" w:rsidR="007A1640" w:rsidDel="005E3F6E" w:rsidRDefault="007A1640" w:rsidP="00ED7631">
      <w:pPr>
        <w:rPr>
          <w:del w:id="245" w:author="Gordon Miller" w:date="2021-12-02T12:53:00Z"/>
          <w:rFonts w:cstheme="minorHAnsi"/>
        </w:rPr>
      </w:pPr>
    </w:p>
    <w:p w14:paraId="544B41D0" w14:textId="6628BD60" w:rsidR="007A1640" w:rsidDel="005E3F6E" w:rsidRDefault="007A1640" w:rsidP="00ED7631">
      <w:pPr>
        <w:rPr>
          <w:del w:id="246" w:author="Gordon Miller" w:date="2021-12-02T12:53:00Z"/>
          <w:rFonts w:cstheme="minorHAnsi"/>
        </w:rPr>
      </w:pPr>
    </w:p>
    <w:p w14:paraId="43F5EC88" w14:textId="4C800362" w:rsidR="007A1640" w:rsidDel="005E3F6E" w:rsidRDefault="007A1640" w:rsidP="00ED7631">
      <w:pPr>
        <w:rPr>
          <w:del w:id="247" w:author="Gordon Miller" w:date="2021-12-02T12:53:00Z"/>
          <w:rFonts w:cstheme="minorHAnsi"/>
        </w:rPr>
      </w:pPr>
    </w:p>
    <w:p w14:paraId="660EA89B" w14:textId="5B6732A0" w:rsidR="007A1640" w:rsidDel="005E3F6E" w:rsidRDefault="007A1640" w:rsidP="00ED7631">
      <w:pPr>
        <w:rPr>
          <w:del w:id="248" w:author="Gordon Miller" w:date="2021-12-02T12:53:00Z"/>
          <w:rFonts w:cstheme="minorHAnsi"/>
        </w:rPr>
      </w:pPr>
    </w:p>
    <w:p w14:paraId="210E08AE" w14:textId="326FCBE9" w:rsidR="007A1640" w:rsidRDefault="007A1640">
      <w:pPr>
        <w:keepNext/>
        <w:keepLines/>
        <w:rPr>
          <w:rFonts w:cstheme="minorHAnsi"/>
        </w:rPr>
        <w:pPrChange w:id="249" w:author="Gordon Miller" w:date="2021-12-02T12:53:00Z">
          <w:pPr/>
        </w:pPrChange>
      </w:pPr>
    </w:p>
    <w:p w14:paraId="6B057F27" w14:textId="7CBD13B1" w:rsidR="00D7587E" w:rsidRPr="007A1640" w:rsidRDefault="007A1640" w:rsidP="00D7587E">
      <w:pPr>
        <w:pStyle w:val="figureheading"/>
        <w:keepLines/>
      </w:pPr>
      <w:r w:rsidRPr="003F06E7">
        <w:t xml:space="preserve">Figure </w:t>
      </w:r>
      <w:r w:rsidR="003741C8">
        <w:t>4</w:t>
      </w:r>
      <w:del w:id="250" w:author="Gordon Miller" w:date="2021-12-02T12:53:00Z">
        <w:r w:rsidDel="005E3F6E">
          <w:delText>4</w:delText>
        </w:r>
      </w:del>
      <w:r>
        <w:t>: Interest Rate</w:t>
      </w:r>
      <w:r w:rsidRPr="003F06E7">
        <w:t xml:space="preserve"> </w:t>
      </w:r>
      <w:commentRangeStart w:id="251"/>
      <w:r w:rsidRPr="003F06E7">
        <w:t>Histogram</w:t>
      </w:r>
      <w:commentRangeEnd w:id="251"/>
      <w:r w:rsidR="002B06CA">
        <w:rPr>
          <w:rStyle w:val="CommentReference"/>
        </w:rPr>
        <w:commentReference w:id="251"/>
      </w:r>
    </w:p>
    <w:p w14:paraId="1C63FFFA" w14:textId="31CB0541" w:rsidR="003C097F" w:rsidRPr="00457587" w:rsidRDefault="00C63DC2">
      <w:pPr>
        <w:keepNext/>
        <w:keepLines/>
        <w:rPr>
          <w:rFonts w:cstheme="minorHAnsi"/>
        </w:rPr>
        <w:pPrChange w:id="252" w:author="Gordon Miller" w:date="2021-12-02T12:54:00Z">
          <w:pPr/>
        </w:pPrChange>
      </w:pPr>
      <w:r>
        <w:rPr>
          <w:rFonts w:cstheme="minorHAnsi"/>
          <w:noProof/>
        </w:rPr>
        <w:drawing>
          <wp:inline distT="0" distB="0" distL="0" distR="0" wp14:anchorId="1F19C9E6" wp14:editId="3EFDCF8E">
            <wp:extent cx="4572000" cy="3657600"/>
            <wp:effectExtent l="0" t="0" r="0" b="0"/>
            <wp:docPr id="22" name="Picture 22"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146410A" w14:textId="6B9A89F6" w:rsidR="003F06E7" w:rsidDel="005E3F6E" w:rsidRDefault="00BB1AB0" w:rsidP="00FA560C">
      <w:pPr>
        <w:rPr>
          <w:del w:id="253" w:author="Gordon Miller" w:date="2021-12-02T12:56:00Z"/>
          <w:rFonts w:cstheme="minorHAnsi"/>
        </w:rPr>
      </w:pPr>
      <w:r>
        <w:rPr>
          <w:rFonts w:cstheme="minorHAnsi"/>
        </w:rPr>
        <w:t xml:space="preserve">When observing figure 4 it seems like interest rates may be normally distributed. To test this we calculated the kurtosis and found that it was </w:t>
      </w:r>
      <w:r w:rsidR="00836FBC">
        <w:rPr>
          <w:rFonts w:cstheme="minorHAnsi"/>
        </w:rPr>
        <w:t xml:space="preserve">3.50 and calculated the skewness which was </w:t>
      </w:r>
      <w:r w:rsidR="00836FBC" w:rsidRPr="00836FBC">
        <w:rPr>
          <w:rFonts w:cstheme="minorHAnsi"/>
        </w:rPr>
        <w:t>-0.07</w:t>
      </w:r>
      <w:r w:rsidR="00836FBC">
        <w:rPr>
          <w:rFonts w:cstheme="minorHAnsi"/>
        </w:rPr>
        <w:t xml:space="preserve">2. This seems to suggest that interest rates distribution is leptokurtic and is very slightly skewed left. To find out if these numbers were significant, we did a Jaque-Bera test for normality. The test outputted a p-value of </w:t>
      </w:r>
      <w:r w:rsidR="00836FBC" w:rsidRPr="00836FBC">
        <w:rPr>
          <w:rFonts w:cstheme="minorHAnsi"/>
        </w:rPr>
        <w:t>0.00000000000000022</w:t>
      </w:r>
      <w:r w:rsidR="00836FBC">
        <w:rPr>
          <w:rFonts w:cstheme="minorHAnsi"/>
        </w:rPr>
        <w:t xml:space="preserve"> so we will reject the null hypothesis that interest rates is normally distributed and conclude that the distribution is in fact leptokurtic. </w:t>
      </w:r>
    </w:p>
    <w:p w14:paraId="3469043E" w14:textId="3BD48CC0" w:rsidR="00D243C2" w:rsidDel="005E3F6E" w:rsidRDefault="00D243C2" w:rsidP="00FA560C">
      <w:pPr>
        <w:rPr>
          <w:del w:id="254" w:author="Gordon Miller" w:date="2021-12-02T12:56:00Z"/>
          <w:rFonts w:cstheme="minorHAnsi"/>
        </w:rPr>
      </w:pPr>
    </w:p>
    <w:p w14:paraId="64286D80" w14:textId="7DFDB9D6" w:rsidR="00D243C2" w:rsidDel="005E3F6E" w:rsidRDefault="00D243C2" w:rsidP="00FA560C">
      <w:pPr>
        <w:rPr>
          <w:del w:id="255" w:author="Gordon Miller" w:date="2021-12-02T12:56:00Z"/>
          <w:rFonts w:cstheme="minorHAnsi"/>
        </w:rPr>
      </w:pPr>
    </w:p>
    <w:p w14:paraId="09CF4DFE" w14:textId="70EFB780" w:rsidR="00D243C2" w:rsidDel="005E3F6E" w:rsidRDefault="00D243C2" w:rsidP="00FA560C">
      <w:pPr>
        <w:rPr>
          <w:del w:id="256" w:author="Gordon Miller" w:date="2021-12-02T12:56:00Z"/>
          <w:rFonts w:cstheme="minorHAnsi"/>
        </w:rPr>
      </w:pPr>
    </w:p>
    <w:p w14:paraId="375FAC7A" w14:textId="6C688B46" w:rsidR="00D243C2" w:rsidDel="005E3F6E" w:rsidRDefault="00D243C2" w:rsidP="00FA560C">
      <w:pPr>
        <w:rPr>
          <w:del w:id="257" w:author="Gordon Miller" w:date="2021-12-02T12:56:00Z"/>
          <w:rFonts w:cstheme="minorHAnsi"/>
        </w:rPr>
      </w:pPr>
    </w:p>
    <w:p w14:paraId="01B3FD29" w14:textId="7103C3C4" w:rsidR="00D243C2" w:rsidDel="005E3F6E" w:rsidRDefault="00D243C2" w:rsidP="00FA560C">
      <w:pPr>
        <w:rPr>
          <w:del w:id="258" w:author="Gordon Miller" w:date="2021-12-02T12:56:00Z"/>
          <w:rFonts w:cstheme="minorHAnsi"/>
        </w:rPr>
      </w:pPr>
    </w:p>
    <w:p w14:paraId="387A270C" w14:textId="4138D70B" w:rsidR="00D243C2" w:rsidDel="005E3F6E" w:rsidRDefault="00D243C2" w:rsidP="00FA560C">
      <w:pPr>
        <w:rPr>
          <w:del w:id="259" w:author="Gordon Miller" w:date="2021-12-02T12:56:00Z"/>
          <w:rFonts w:cstheme="minorHAnsi"/>
        </w:rPr>
      </w:pPr>
    </w:p>
    <w:p w14:paraId="3C9E991D" w14:textId="2B64B864" w:rsidR="00D243C2" w:rsidDel="005E3F6E" w:rsidRDefault="00D243C2" w:rsidP="00FA560C">
      <w:pPr>
        <w:rPr>
          <w:del w:id="260" w:author="Gordon Miller" w:date="2021-12-02T12:56:00Z"/>
          <w:rFonts w:cstheme="minorHAnsi"/>
        </w:rPr>
      </w:pPr>
    </w:p>
    <w:p w14:paraId="52029969" w14:textId="48C43D1E" w:rsidR="00D243C2" w:rsidDel="005E3F6E" w:rsidRDefault="00D243C2" w:rsidP="00FA560C">
      <w:pPr>
        <w:rPr>
          <w:del w:id="261" w:author="Gordon Miller" w:date="2021-12-02T12:56:00Z"/>
          <w:rFonts w:cstheme="minorHAnsi"/>
        </w:rPr>
      </w:pPr>
    </w:p>
    <w:p w14:paraId="2B6977EC" w14:textId="082A7247" w:rsidR="00D243C2" w:rsidDel="005E3F6E" w:rsidRDefault="00D243C2" w:rsidP="00FA560C">
      <w:pPr>
        <w:rPr>
          <w:del w:id="262" w:author="Gordon Miller" w:date="2021-12-02T12:56:00Z"/>
          <w:rFonts w:cstheme="minorHAnsi"/>
        </w:rPr>
      </w:pPr>
    </w:p>
    <w:p w14:paraId="5F6EC397" w14:textId="375261BB" w:rsidR="00D243C2" w:rsidDel="005E3F6E" w:rsidRDefault="00D243C2" w:rsidP="00FA560C">
      <w:pPr>
        <w:rPr>
          <w:del w:id="263" w:author="Gordon Miller" w:date="2021-12-02T12:56:00Z"/>
          <w:rFonts w:cstheme="minorHAnsi"/>
        </w:rPr>
      </w:pPr>
    </w:p>
    <w:p w14:paraId="6E7C0FA8" w14:textId="2871A03C" w:rsidR="00D243C2" w:rsidDel="005E3F6E" w:rsidRDefault="00D243C2" w:rsidP="00FA560C">
      <w:pPr>
        <w:rPr>
          <w:del w:id="264" w:author="Gordon Miller" w:date="2021-12-02T12:56:00Z"/>
          <w:rFonts w:cstheme="minorHAnsi"/>
        </w:rPr>
      </w:pPr>
    </w:p>
    <w:p w14:paraId="2A1CEF8C" w14:textId="331E87DB" w:rsidR="00D243C2" w:rsidDel="005E3F6E" w:rsidRDefault="00D243C2" w:rsidP="00FA560C">
      <w:pPr>
        <w:rPr>
          <w:del w:id="265" w:author="Gordon Miller" w:date="2021-12-02T12:56:00Z"/>
          <w:rFonts w:cstheme="minorHAnsi"/>
        </w:rPr>
      </w:pPr>
    </w:p>
    <w:p w14:paraId="70C996A1" w14:textId="00A496D4" w:rsidR="00D243C2" w:rsidRDefault="00D243C2" w:rsidP="005F59E1">
      <w:pPr>
        <w:rPr>
          <w:rFonts w:cstheme="minorHAnsi"/>
        </w:rPr>
      </w:pPr>
    </w:p>
    <w:p w14:paraId="453AEBB4" w14:textId="6666C296" w:rsidR="00D243C2" w:rsidRPr="005F59E1" w:rsidRDefault="00D243C2">
      <w:pPr>
        <w:pStyle w:val="figureheading"/>
        <w:rPr>
          <w:rPrChange w:id="266" w:author="Gordon Miller" w:date="2021-12-02T12:58:00Z">
            <w:rPr>
              <w:rFonts w:cstheme="minorHAnsi"/>
              <w:color w:val="000000"/>
              <w:sz w:val="20"/>
              <w:szCs w:val="20"/>
            </w:rPr>
          </w:rPrChange>
        </w:rPr>
        <w:pPrChange w:id="267" w:author="Gordon Miller" w:date="2021-12-02T12:59:00Z">
          <w:pPr/>
        </w:pPrChange>
      </w:pPr>
      <w:r w:rsidRPr="005F59E1">
        <w:rPr>
          <w:rPrChange w:id="268" w:author="Gordon Miller" w:date="2021-12-02T12:58:00Z">
            <w:rPr>
              <w:b/>
              <w:bCs/>
              <w:i/>
              <w:iCs/>
              <w:sz w:val="20"/>
              <w:szCs w:val="20"/>
            </w:rPr>
          </w:rPrChange>
        </w:rPr>
        <w:lastRenderedPageBreak/>
        <w:t xml:space="preserve">Figure </w:t>
      </w:r>
      <w:r w:rsidR="00836FBC">
        <w:t>5</w:t>
      </w:r>
      <w:del w:id="269" w:author="Gordon Miller" w:date="2021-12-02T12:53:00Z">
        <w:r w:rsidRPr="005F59E1" w:rsidDel="005E3F6E">
          <w:rPr>
            <w:rPrChange w:id="270" w:author="Gordon Miller" w:date="2021-12-02T12:58:00Z">
              <w:rPr>
                <w:b/>
                <w:bCs/>
                <w:i/>
                <w:iCs/>
                <w:sz w:val="20"/>
                <w:szCs w:val="20"/>
              </w:rPr>
            </w:rPrChange>
          </w:rPr>
          <w:delText>5</w:delText>
        </w:r>
      </w:del>
      <w:r w:rsidRPr="005F59E1">
        <w:rPr>
          <w:rPrChange w:id="271" w:author="Gordon Miller" w:date="2021-12-02T12:58:00Z">
            <w:rPr>
              <w:b/>
              <w:bCs/>
              <w:i/>
              <w:iCs/>
              <w:sz w:val="20"/>
              <w:szCs w:val="20"/>
            </w:rPr>
          </w:rPrChange>
        </w:rPr>
        <w:t xml:space="preserve">: Loan Term </w:t>
      </w:r>
      <w:r w:rsidRPr="005F59E1">
        <w:rPr>
          <w:rPrChange w:id="272" w:author="Gordon Miller" w:date="2021-12-02T12:59:00Z">
            <w:rPr>
              <w:b/>
              <w:bCs/>
              <w:i/>
              <w:iCs/>
              <w:sz w:val="20"/>
              <w:szCs w:val="20"/>
            </w:rPr>
          </w:rPrChange>
        </w:rPr>
        <w:t>Histogram</w:t>
      </w:r>
    </w:p>
    <w:p w14:paraId="22891E37" w14:textId="082993D0" w:rsidR="007A1640" w:rsidRPr="007A1640" w:rsidRDefault="003F5DDE" w:rsidP="00ED7631">
      <w:pPr>
        <w:rPr>
          <w:rFonts w:cstheme="minorHAnsi"/>
        </w:rPr>
      </w:pPr>
      <w:r>
        <w:rPr>
          <w:rFonts w:cstheme="minorHAnsi"/>
          <w:noProof/>
        </w:rPr>
        <w:drawing>
          <wp:inline distT="0" distB="0" distL="0" distR="0" wp14:anchorId="3E185420" wp14:editId="7C08F71C">
            <wp:extent cx="5943600" cy="3503930"/>
            <wp:effectExtent l="0" t="0" r="0" b="127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14:paraId="195239EC" w14:textId="0EA24B35" w:rsidR="00BE779A" w:rsidRPr="003556BA" w:rsidDel="005E3F6E" w:rsidRDefault="003556BA" w:rsidP="00ED7631">
      <w:pPr>
        <w:rPr>
          <w:del w:id="273" w:author="Gordon Miller" w:date="2021-12-02T12:56:00Z"/>
          <w:rFonts w:cstheme="minorHAnsi"/>
        </w:rPr>
      </w:pPr>
      <w:r w:rsidRPr="003556BA">
        <w:rPr>
          <w:rFonts w:cstheme="minorHAnsi"/>
        </w:rPr>
        <w:t>This graph shows that the overwhelming majority of loans are 3</w:t>
      </w:r>
      <w:r>
        <w:rPr>
          <w:rFonts w:cstheme="minorHAnsi"/>
        </w:rPr>
        <w:t>0-</w:t>
      </w:r>
      <w:r w:rsidRPr="003556BA">
        <w:rPr>
          <w:rFonts w:cstheme="minorHAnsi"/>
        </w:rPr>
        <w:t xml:space="preserve">year loans, with </w:t>
      </w:r>
      <w:del w:id="274" w:author="Gordon Miller" w:date="2021-12-02T10:39:00Z">
        <w:r w:rsidRPr="003556BA" w:rsidDel="00C656B4">
          <w:rPr>
            <w:rFonts w:cstheme="minorHAnsi"/>
          </w:rPr>
          <w:delText>180 month</w:delText>
        </w:r>
      </w:del>
      <w:ins w:id="275" w:author="Gordon Miller" w:date="2021-12-02T10:39:00Z">
        <w:r w:rsidR="00C656B4" w:rsidRPr="003556BA">
          <w:rPr>
            <w:rFonts w:cstheme="minorHAnsi"/>
          </w:rPr>
          <w:t>180-month</w:t>
        </w:r>
      </w:ins>
      <w:r w:rsidRPr="003556BA">
        <w:rPr>
          <w:rFonts w:cstheme="minorHAnsi"/>
        </w:rPr>
        <w:t xml:space="preserve"> (15-year) loans being a viable second option.</w:t>
      </w:r>
      <w:r w:rsidR="003F5DDE">
        <w:rPr>
          <w:rFonts w:cstheme="minorHAnsi"/>
        </w:rPr>
        <w:t xml:space="preserve"> This makes sense considering the fact that the generic mortgage term is 30 years. Although we can’t see it in figure 5, the maximum loan term value is 504 months. This is a very unreasonable value so it may be possible that this is a typo in the data. </w:t>
      </w:r>
    </w:p>
    <w:p w14:paraId="605B4D3A" w14:textId="29AE887B" w:rsidR="00D243C2" w:rsidDel="005E3F6E" w:rsidRDefault="00D243C2" w:rsidP="00ED7631">
      <w:pPr>
        <w:rPr>
          <w:del w:id="276" w:author="Gordon Miller" w:date="2021-12-02T12:56:00Z"/>
          <w:rFonts w:cstheme="minorHAnsi"/>
        </w:rPr>
      </w:pPr>
    </w:p>
    <w:p w14:paraId="27B6AB6E" w14:textId="25DB5F26" w:rsidR="00D243C2" w:rsidDel="005E3F6E" w:rsidRDefault="00D243C2" w:rsidP="00ED7631">
      <w:pPr>
        <w:rPr>
          <w:del w:id="277" w:author="Gordon Miller" w:date="2021-12-02T12:56:00Z"/>
          <w:rFonts w:cstheme="minorHAnsi"/>
        </w:rPr>
      </w:pPr>
    </w:p>
    <w:p w14:paraId="6BDDF384" w14:textId="3CD4106E" w:rsidR="00D243C2" w:rsidDel="005E3F6E" w:rsidRDefault="00D243C2" w:rsidP="00ED7631">
      <w:pPr>
        <w:rPr>
          <w:del w:id="278" w:author="Gordon Miller" w:date="2021-12-02T12:56:00Z"/>
          <w:rFonts w:cstheme="minorHAnsi"/>
        </w:rPr>
      </w:pPr>
    </w:p>
    <w:p w14:paraId="2E872102" w14:textId="110A036D" w:rsidR="00D243C2" w:rsidDel="005E3F6E" w:rsidRDefault="00D243C2" w:rsidP="00ED7631">
      <w:pPr>
        <w:rPr>
          <w:del w:id="279" w:author="Gordon Miller" w:date="2021-12-02T12:56:00Z"/>
          <w:rFonts w:cstheme="minorHAnsi"/>
        </w:rPr>
      </w:pPr>
    </w:p>
    <w:p w14:paraId="48321AD4" w14:textId="453C13A1" w:rsidR="00D243C2" w:rsidDel="005E3F6E" w:rsidRDefault="00D243C2" w:rsidP="00ED7631">
      <w:pPr>
        <w:rPr>
          <w:del w:id="280" w:author="Gordon Miller" w:date="2021-12-02T12:56:00Z"/>
          <w:rFonts w:cstheme="minorHAnsi"/>
        </w:rPr>
      </w:pPr>
    </w:p>
    <w:p w14:paraId="2CC9CE72" w14:textId="5501C5C7" w:rsidR="00D243C2" w:rsidDel="005E3F6E" w:rsidRDefault="00D243C2" w:rsidP="00ED7631">
      <w:pPr>
        <w:rPr>
          <w:del w:id="281" w:author="Gordon Miller" w:date="2021-12-02T12:56:00Z"/>
          <w:rFonts w:cstheme="minorHAnsi"/>
        </w:rPr>
      </w:pPr>
    </w:p>
    <w:p w14:paraId="400D3F61" w14:textId="57454F24" w:rsidR="00D243C2" w:rsidDel="005E3F6E" w:rsidRDefault="00D243C2" w:rsidP="00ED7631">
      <w:pPr>
        <w:rPr>
          <w:del w:id="282" w:author="Gordon Miller" w:date="2021-12-02T12:56:00Z"/>
          <w:rFonts w:cstheme="minorHAnsi"/>
        </w:rPr>
      </w:pPr>
    </w:p>
    <w:p w14:paraId="18FA0F4B" w14:textId="4C296359" w:rsidR="00D243C2" w:rsidDel="005E3F6E" w:rsidRDefault="00D243C2" w:rsidP="00ED7631">
      <w:pPr>
        <w:rPr>
          <w:del w:id="283" w:author="Gordon Miller" w:date="2021-12-02T12:56:00Z"/>
          <w:rFonts w:cstheme="minorHAnsi"/>
        </w:rPr>
      </w:pPr>
    </w:p>
    <w:p w14:paraId="6AD52286" w14:textId="0D9A5CAE" w:rsidR="00D243C2" w:rsidDel="005E3F6E" w:rsidRDefault="00D243C2" w:rsidP="00ED7631">
      <w:pPr>
        <w:rPr>
          <w:del w:id="284" w:author="Gordon Miller" w:date="2021-12-02T12:56:00Z"/>
          <w:rFonts w:cstheme="minorHAnsi"/>
        </w:rPr>
      </w:pPr>
    </w:p>
    <w:p w14:paraId="75E22532" w14:textId="7FB9F2E2" w:rsidR="00D243C2" w:rsidDel="005E3F6E" w:rsidRDefault="00D243C2" w:rsidP="00ED7631">
      <w:pPr>
        <w:rPr>
          <w:del w:id="285" w:author="Gordon Miller" w:date="2021-12-02T12:56:00Z"/>
          <w:rFonts w:cstheme="minorHAnsi"/>
        </w:rPr>
      </w:pPr>
    </w:p>
    <w:p w14:paraId="787F54B7" w14:textId="47E1E90A" w:rsidR="00D243C2" w:rsidDel="005E3F6E" w:rsidRDefault="00D243C2" w:rsidP="00ED7631">
      <w:pPr>
        <w:rPr>
          <w:del w:id="286" w:author="Gordon Miller" w:date="2021-12-02T12:56:00Z"/>
          <w:rFonts w:cstheme="minorHAnsi"/>
        </w:rPr>
      </w:pPr>
    </w:p>
    <w:p w14:paraId="0082EB51" w14:textId="77777777" w:rsidR="00400A71" w:rsidRDefault="00400A71" w:rsidP="00ED7631">
      <w:pPr>
        <w:rPr>
          <w:rFonts w:cstheme="minorHAnsi"/>
          <w:b/>
          <w:bCs/>
          <w:i/>
          <w:iCs/>
          <w:color w:val="000000"/>
          <w:sz w:val="20"/>
          <w:szCs w:val="20"/>
        </w:rPr>
      </w:pPr>
    </w:p>
    <w:tbl>
      <w:tblPr>
        <w:tblpPr w:leftFromText="180" w:rightFromText="180" w:vertAnchor="text" w:horzAnchor="margin" w:tblpY="419"/>
        <w:tblW w:w="1868" w:type="dxa"/>
        <w:tblLook w:val="04A0" w:firstRow="1" w:lastRow="0" w:firstColumn="1" w:lastColumn="0" w:noHBand="0" w:noVBand="1"/>
      </w:tblPr>
      <w:tblGrid>
        <w:gridCol w:w="934"/>
        <w:gridCol w:w="934"/>
      </w:tblGrid>
      <w:tr w:rsidR="00BE779A" w:rsidRPr="008101EC" w14:paraId="7A34B6B6" w14:textId="77777777" w:rsidTr="00BE779A">
        <w:trPr>
          <w:trHeight w:val="326"/>
        </w:trPr>
        <w:tc>
          <w:tcPr>
            <w:tcW w:w="934" w:type="dxa"/>
            <w:tcBorders>
              <w:top w:val="single" w:sz="8" w:space="0" w:color="auto"/>
              <w:left w:val="single" w:sz="8" w:space="0" w:color="auto"/>
              <w:bottom w:val="nil"/>
              <w:right w:val="nil"/>
            </w:tcBorders>
            <w:shd w:val="clear" w:color="auto" w:fill="auto"/>
            <w:noWrap/>
            <w:vAlign w:val="bottom"/>
            <w:hideMark/>
          </w:tcPr>
          <w:p w14:paraId="3F3F6CB6" w14:textId="77777777" w:rsidR="00BE779A" w:rsidRPr="008101EC" w:rsidRDefault="00BE779A" w:rsidP="00BE779A">
            <w:pPr>
              <w:keepLines/>
              <w:spacing w:after="0" w:line="240" w:lineRule="auto"/>
              <w:rPr>
                <w:rFonts w:ascii="Calibri" w:eastAsia="Times New Roman" w:hAnsi="Calibri" w:cs="Calibri"/>
                <w:color w:val="000000"/>
              </w:rPr>
            </w:pPr>
            <w:r w:rsidRPr="008101EC">
              <w:rPr>
                <w:rFonts w:ascii="Calibri" w:eastAsia="Times New Roman" w:hAnsi="Calibri" w:cs="Calibri"/>
                <w:color w:val="000000"/>
              </w:rPr>
              <w:t>No</w:t>
            </w:r>
          </w:p>
        </w:tc>
        <w:tc>
          <w:tcPr>
            <w:tcW w:w="934" w:type="dxa"/>
            <w:tcBorders>
              <w:top w:val="single" w:sz="8" w:space="0" w:color="auto"/>
              <w:left w:val="nil"/>
              <w:bottom w:val="nil"/>
              <w:right w:val="single" w:sz="8" w:space="0" w:color="auto"/>
            </w:tcBorders>
            <w:shd w:val="clear" w:color="auto" w:fill="auto"/>
            <w:noWrap/>
            <w:vAlign w:val="bottom"/>
            <w:hideMark/>
          </w:tcPr>
          <w:p w14:paraId="7F3A49F8" w14:textId="77777777" w:rsidR="00BE779A" w:rsidRPr="008101EC" w:rsidRDefault="00BE779A" w:rsidP="00BE779A">
            <w:pPr>
              <w:keepLines/>
              <w:spacing w:after="0" w:line="240" w:lineRule="auto"/>
              <w:rPr>
                <w:rFonts w:ascii="Calibri" w:eastAsia="Times New Roman" w:hAnsi="Calibri" w:cs="Calibri"/>
                <w:color w:val="000000"/>
              </w:rPr>
            </w:pPr>
            <w:r w:rsidRPr="008101EC">
              <w:rPr>
                <w:rFonts w:ascii="Calibri" w:eastAsia="Times New Roman" w:hAnsi="Calibri" w:cs="Calibri"/>
                <w:color w:val="000000"/>
              </w:rPr>
              <w:t>Yes</w:t>
            </w:r>
          </w:p>
        </w:tc>
      </w:tr>
      <w:tr w:rsidR="00BE779A" w:rsidRPr="008101EC" w14:paraId="10DEBFD0" w14:textId="77777777" w:rsidTr="00BE779A">
        <w:trPr>
          <w:trHeight w:val="326"/>
        </w:trPr>
        <w:tc>
          <w:tcPr>
            <w:tcW w:w="934" w:type="dxa"/>
            <w:tcBorders>
              <w:top w:val="nil"/>
              <w:left w:val="single" w:sz="8" w:space="0" w:color="auto"/>
              <w:bottom w:val="nil"/>
              <w:right w:val="nil"/>
            </w:tcBorders>
            <w:shd w:val="clear" w:color="auto" w:fill="auto"/>
            <w:noWrap/>
            <w:vAlign w:val="bottom"/>
            <w:hideMark/>
          </w:tcPr>
          <w:p w14:paraId="53525BA1" w14:textId="77777777" w:rsidR="00BE779A" w:rsidRPr="008101EC" w:rsidRDefault="00BE779A" w:rsidP="00BE779A">
            <w:pPr>
              <w:keepLines/>
              <w:spacing w:after="0" w:line="240" w:lineRule="auto"/>
              <w:rPr>
                <w:rFonts w:ascii="Calibri" w:eastAsia="Times New Roman" w:hAnsi="Calibri" w:cs="Calibri"/>
                <w:color w:val="000000"/>
              </w:rPr>
            </w:pPr>
            <w:r w:rsidRPr="008101EC">
              <w:rPr>
                <w:rFonts w:ascii="Calibri" w:eastAsia="Times New Roman" w:hAnsi="Calibri" w:cs="Calibri"/>
                <w:color w:val="000000"/>
              </w:rPr>
              <w:t> </w:t>
            </w:r>
          </w:p>
        </w:tc>
        <w:tc>
          <w:tcPr>
            <w:tcW w:w="934" w:type="dxa"/>
            <w:tcBorders>
              <w:top w:val="nil"/>
              <w:left w:val="nil"/>
              <w:bottom w:val="nil"/>
              <w:right w:val="single" w:sz="8" w:space="0" w:color="auto"/>
            </w:tcBorders>
            <w:shd w:val="clear" w:color="auto" w:fill="auto"/>
            <w:noWrap/>
            <w:vAlign w:val="bottom"/>
            <w:hideMark/>
          </w:tcPr>
          <w:p w14:paraId="1991FE8A" w14:textId="77777777" w:rsidR="00BE779A" w:rsidRPr="008101EC" w:rsidRDefault="00BE779A" w:rsidP="00BE779A">
            <w:pPr>
              <w:keepLines/>
              <w:spacing w:after="0" w:line="240" w:lineRule="auto"/>
              <w:rPr>
                <w:rFonts w:ascii="Calibri" w:eastAsia="Times New Roman" w:hAnsi="Calibri" w:cs="Calibri"/>
                <w:color w:val="000000"/>
              </w:rPr>
            </w:pPr>
            <w:r w:rsidRPr="008101EC">
              <w:rPr>
                <w:rFonts w:ascii="Calibri" w:eastAsia="Times New Roman" w:hAnsi="Calibri" w:cs="Calibri"/>
                <w:color w:val="000000"/>
              </w:rPr>
              <w:t> </w:t>
            </w:r>
          </w:p>
        </w:tc>
      </w:tr>
      <w:tr w:rsidR="00BE779A" w:rsidRPr="008101EC" w14:paraId="3C559324" w14:textId="77777777" w:rsidTr="00BE779A">
        <w:trPr>
          <w:trHeight w:val="338"/>
        </w:trPr>
        <w:tc>
          <w:tcPr>
            <w:tcW w:w="934" w:type="dxa"/>
            <w:tcBorders>
              <w:top w:val="nil"/>
              <w:left w:val="single" w:sz="8" w:space="0" w:color="auto"/>
              <w:bottom w:val="single" w:sz="8" w:space="0" w:color="auto"/>
              <w:right w:val="nil"/>
            </w:tcBorders>
            <w:shd w:val="clear" w:color="auto" w:fill="auto"/>
            <w:noWrap/>
            <w:vAlign w:val="bottom"/>
            <w:hideMark/>
          </w:tcPr>
          <w:p w14:paraId="4C715392" w14:textId="77777777" w:rsidR="00BE779A" w:rsidRPr="008101EC" w:rsidRDefault="00BE779A" w:rsidP="00BE779A">
            <w:pPr>
              <w:keepLines/>
              <w:spacing w:after="0" w:line="240" w:lineRule="auto"/>
              <w:jc w:val="right"/>
              <w:rPr>
                <w:rFonts w:ascii="Calibri" w:eastAsia="Times New Roman" w:hAnsi="Calibri" w:cs="Calibri"/>
              </w:rPr>
            </w:pPr>
            <w:ins w:id="287" w:author="Gordon Miller" w:date="2021-12-02T12:57:00Z">
              <w:r w:rsidRPr="008101EC">
                <w:rPr>
                  <w:rFonts w:ascii="Calibri" w:eastAsia="Times New Roman" w:hAnsi="Calibri" w:cs="Calibri"/>
                </w:rPr>
                <w:t>77.47%</w:t>
              </w:r>
            </w:ins>
          </w:p>
        </w:tc>
        <w:tc>
          <w:tcPr>
            <w:tcW w:w="934" w:type="dxa"/>
            <w:tcBorders>
              <w:top w:val="nil"/>
              <w:left w:val="nil"/>
              <w:bottom w:val="single" w:sz="8" w:space="0" w:color="auto"/>
              <w:right w:val="single" w:sz="8" w:space="0" w:color="auto"/>
            </w:tcBorders>
            <w:shd w:val="clear" w:color="auto" w:fill="auto"/>
            <w:noWrap/>
            <w:vAlign w:val="bottom"/>
            <w:hideMark/>
          </w:tcPr>
          <w:p w14:paraId="329FED0B" w14:textId="77777777" w:rsidR="00BE779A" w:rsidRPr="008101EC" w:rsidRDefault="00BE779A" w:rsidP="00BE779A">
            <w:pPr>
              <w:keepLines/>
              <w:spacing w:after="0" w:line="240" w:lineRule="auto"/>
              <w:jc w:val="right"/>
              <w:rPr>
                <w:rFonts w:ascii="Calibri" w:eastAsia="Times New Roman" w:hAnsi="Calibri" w:cs="Calibri"/>
                <w:color w:val="000000"/>
              </w:rPr>
            </w:pPr>
            <w:r w:rsidRPr="008101EC">
              <w:rPr>
                <w:rFonts w:ascii="Calibri" w:eastAsia="Times New Roman" w:hAnsi="Calibri" w:cs="Calibri"/>
                <w:color w:val="000000"/>
              </w:rPr>
              <w:t>22.53%</w:t>
            </w:r>
          </w:p>
        </w:tc>
      </w:tr>
    </w:tbl>
    <w:p w14:paraId="036B5905" w14:textId="58E69A3F" w:rsidR="00836FBC" w:rsidRDefault="00836FBC" w:rsidP="00BE779A">
      <w:pPr>
        <w:pStyle w:val="figureheading"/>
        <w:keepLines/>
      </w:pPr>
      <w:r w:rsidRPr="00976905">
        <w:t xml:space="preserve">Table </w:t>
      </w:r>
      <w:r>
        <w:t>2</w:t>
      </w:r>
      <w:r w:rsidRPr="00976905">
        <w:t xml:space="preserve">: </w:t>
      </w:r>
      <w:r>
        <w:t>First Time Homebuyer Flag Relative Frequency Table</w:t>
      </w:r>
    </w:p>
    <w:p w14:paraId="21B85514" w14:textId="418DA1E3" w:rsidR="00BE779A" w:rsidRDefault="00BE779A" w:rsidP="00BE779A">
      <w:pPr>
        <w:pStyle w:val="figureheading"/>
        <w:keepLines/>
      </w:pPr>
    </w:p>
    <w:p w14:paraId="5852C19B" w14:textId="77777777" w:rsidR="00BE779A" w:rsidRDefault="00BE779A" w:rsidP="00BE779A"/>
    <w:p w14:paraId="35A80F40" w14:textId="7A137A96" w:rsidR="00BE779A" w:rsidRDefault="00BE779A" w:rsidP="00BE779A">
      <w:r>
        <w:t>It appears that a large portion of the first-time homebuyer data consists of homebuyers who have bought homes before (table 2). Regardless, this variable could be used to show a significant difference in interest rates between first time buyers and non-first-time buyers when used as a dummy variable.</w:t>
      </w:r>
    </w:p>
    <w:p w14:paraId="71884918" w14:textId="77777777" w:rsidR="00BE779A" w:rsidRDefault="00BE779A" w:rsidP="00BE779A">
      <w:pPr>
        <w:pStyle w:val="figureheading"/>
        <w:keepLines/>
      </w:pPr>
    </w:p>
    <w:p w14:paraId="4716C718" w14:textId="517CC6E6" w:rsidR="00BE779A" w:rsidRPr="00BE779A" w:rsidDel="005E3F6E" w:rsidRDefault="00836FBC" w:rsidP="00BE779A">
      <w:pPr>
        <w:pStyle w:val="figureheading"/>
        <w:rPr>
          <w:del w:id="288" w:author="Gordon Miller" w:date="2021-12-02T12:56:00Z"/>
        </w:rPr>
      </w:pPr>
      <w:del w:id="289" w:author="Gordon Miller" w:date="2021-12-03T17:10:00Z">
        <w:r w:rsidRPr="00192F76" w:rsidDel="003968FA">
          <w:delText>0.225274</w:delText>
        </w:r>
      </w:del>
    </w:p>
    <w:p w14:paraId="45085AB6" w14:textId="6C8CC5D1" w:rsidR="00B3385E" w:rsidDel="005E3F6E" w:rsidRDefault="00B3385E" w:rsidP="00BE779A">
      <w:pPr>
        <w:pStyle w:val="figureheading"/>
        <w:rPr>
          <w:del w:id="290" w:author="Gordon Miller" w:date="2021-12-02T12:56:00Z"/>
        </w:rPr>
      </w:pPr>
    </w:p>
    <w:p w14:paraId="6F8DCAA0" w14:textId="2DA344F3" w:rsidR="00B3385E" w:rsidDel="005E3F6E" w:rsidRDefault="00B3385E" w:rsidP="00BE779A">
      <w:pPr>
        <w:pStyle w:val="figureheading"/>
        <w:rPr>
          <w:del w:id="291" w:author="Gordon Miller" w:date="2021-12-02T12:56:00Z"/>
        </w:rPr>
      </w:pPr>
    </w:p>
    <w:p w14:paraId="6B98FC9C" w14:textId="671FE0CF" w:rsidR="00B3385E" w:rsidDel="005E3F6E" w:rsidRDefault="00B3385E" w:rsidP="00BE779A">
      <w:pPr>
        <w:pStyle w:val="figureheading"/>
        <w:rPr>
          <w:del w:id="292" w:author="Gordon Miller" w:date="2021-12-02T12:56:00Z"/>
        </w:rPr>
      </w:pPr>
    </w:p>
    <w:p w14:paraId="4D005405" w14:textId="20A41018" w:rsidR="00B3385E" w:rsidDel="005E3F6E" w:rsidRDefault="00B3385E" w:rsidP="00BE779A">
      <w:pPr>
        <w:pStyle w:val="figureheading"/>
        <w:rPr>
          <w:del w:id="293" w:author="Gordon Miller" w:date="2021-12-02T12:56:00Z"/>
        </w:rPr>
      </w:pPr>
    </w:p>
    <w:p w14:paraId="510A3F1C" w14:textId="1123FF93" w:rsidR="00B3385E" w:rsidDel="005E3F6E" w:rsidRDefault="00B3385E" w:rsidP="00BE779A">
      <w:pPr>
        <w:pStyle w:val="figureheading"/>
        <w:rPr>
          <w:del w:id="294" w:author="Gordon Miller" w:date="2021-12-02T12:56:00Z"/>
        </w:rPr>
      </w:pPr>
    </w:p>
    <w:p w14:paraId="2D105B2F" w14:textId="6786D710" w:rsidR="00B3385E" w:rsidDel="005E3F6E" w:rsidRDefault="00B3385E" w:rsidP="00BE779A">
      <w:pPr>
        <w:pStyle w:val="figureheading"/>
        <w:rPr>
          <w:del w:id="295" w:author="Gordon Miller" w:date="2021-12-02T12:56:00Z"/>
        </w:rPr>
      </w:pPr>
    </w:p>
    <w:p w14:paraId="3AF57B79" w14:textId="768E91B1" w:rsidR="00B3385E" w:rsidDel="005E3F6E" w:rsidRDefault="00B3385E" w:rsidP="00BE779A">
      <w:pPr>
        <w:pStyle w:val="figureheading"/>
        <w:rPr>
          <w:del w:id="296" w:author="Gordon Miller" w:date="2021-12-02T12:56:00Z"/>
        </w:rPr>
      </w:pPr>
    </w:p>
    <w:p w14:paraId="5678311B" w14:textId="5C00B1BF" w:rsidR="00B3385E" w:rsidDel="005E3F6E" w:rsidRDefault="00B3385E" w:rsidP="00BE779A">
      <w:pPr>
        <w:pStyle w:val="figureheading"/>
        <w:rPr>
          <w:del w:id="297" w:author="Gordon Miller" w:date="2021-12-02T12:56:00Z"/>
        </w:rPr>
      </w:pPr>
    </w:p>
    <w:p w14:paraId="21AFDD88" w14:textId="72D26885" w:rsidR="00B3385E" w:rsidDel="005E3F6E" w:rsidRDefault="00B3385E" w:rsidP="00BE779A">
      <w:pPr>
        <w:pStyle w:val="figureheading"/>
        <w:rPr>
          <w:del w:id="298" w:author="Gordon Miller" w:date="2021-12-02T12:56:00Z"/>
        </w:rPr>
      </w:pPr>
    </w:p>
    <w:p w14:paraId="0D00A66A" w14:textId="6CFCD9CA" w:rsidR="00B3385E" w:rsidDel="005E3F6E" w:rsidRDefault="00B3385E" w:rsidP="00BE779A">
      <w:pPr>
        <w:pStyle w:val="figureheading"/>
        <w:rPr>
          <w:del w:id="299" w:author="Gordon Miller" w:date="2021-12-02T12:56:00Z"/>
        </w:rPr>
      </w:pPr>
    </w:p>
    <w:p w14:paraId="3B3C1DCF" w14:textId="0C5058C2" w:rsidR="00B3385E" w:rsidDel="005E3F6E" w:rsidRDefault="00B3385E" w:rsidP="00BE779A">
      <w:pPr>
        <w:pStyle w:val="figureheading"/>
        <w:rPr>
          <w:del w:id="300" w:author="Gordon Miller" w:date="2021-12-02T12:56:00Z"/>
        </w:rPr>
      </w:pPr>
    </w:p>
    <w:p w14:paraId="10FABFE5" w14:textId="128AB717" w:rsidR="003556BA" w:rsidDel="005E3F6E" w:rsidRDefault="003556BA" w:rsidP="00BE779A">
      <w:pPr>
        <w:pStyle w:val="figureheading"/>
        <w:rPr>
          <w:del w:id="301" w:author="Gordon Miller" w:date="2021-12-02T12:56:00Z"/>
          <w:i/>
          <w:sz w:val="20"/>
          <w:szCs w:val="20"/>
        </w:rPr>
      </w:pPr>
    </w:p>
    <w:p w14:paraId="341FFA08" w14:textId="3FD165B1" w:rsidR="00B3385E" w:rsidRPr="00B3385E" w:rsidRDefault="00BE779A" w:rsidP="00BE779A">
      <w:pPr>
        <w:pStyle w:val="figureheading"/>
      </w:pPr>
      <w:r>
        <w:t>F</w:t>
      </w:r>
      <w:r w:rsidR="00B3385E" w:rsidRPr="003F06E7">
        <w:t xml:space="preserve">igure </w:t>
      </w:r>
      <w:r w:rsidR="003D75E7">
        <w:t>6</w:t>
      </w:r>
      <w:del w:id="302" w:author="Gordon Miller" w:date="2021-12-02T12:54:00Z">
        <w:r w:rsidR="00B3385E" w:rsidDel="005E3F6E">
          <w:delText>6</w:delText>
        </w:r>
      </w:del>
      <w:r w:rsidR="00B3385E">
        <w:t xml:space="preserve">: Property State </w:t>
      </w:r>
      <w:r w:rsidR="00567138">
        <w:t xml:space="preserve">Horizontal </w:t>
      </w:r>
      <w:r>
        <w:t>Bar chart</w:t>
      </w:r>
    </w:p>
    <w:p w14:paraId="08C11302" w14:textId="17F2A5B4" w:rsidR="00B3385E" w:rsidRPr="00D243C2" w:rsidRDefault="00567138" w:rsidP="00ED7631">
      <w:r>
        <w:rPr>
          <w:noProof/>
        </w:rPr>
        <w:drawing>
          <wp:inline distT="0" distB="0" distL="0" distR="0" wp14:anchorId="52CBBA57" wp14:editId="529ED6FC">
            <wp:extent cx="5943600" cy="3498215"/>
            <wp:effectExtent l="0" t="0" r="0" b="698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330D52B9" w14:textId="7572B505" w:rsidR="00D243C2" w:rsidDel="005E3F6E" w:rsidRDefault="003556BA" w:rsidP="00ED7631">
      <w:pPr>
        <w:rPr>
          <w:del w:id="303" w:author="Gordon Miller" w:date="2021-12-02T12:56:00Z"/>
        </w:rPr>
      </w:pPr>
      <w:r>
        <w:t>Figure 6 displays that an overwhelming amount of the data comes from California, Texas and Florida</w:t>
      </w:r>
      <w:r w:rsidR="007D0799">
        <w:t>, which makes sense since those three states have the highest populations in the US (</w:t>
      </w:r>
      <w:r w:rsidR="007D0799">
        <w:fldChar w:fldCharType="begin"/>
      </w:r>
      <w:r w:rsidR="007D0799">
        <w:instrText xml:space="preserve"> HYPERLINK "https://www.worldatlas.com/articles/us-states-by-population.html" </w:instrText>
      </w:r>
      <w:r w:rsidR="007D0799">
        <w:fldChar w:fldCharType="separate"/>
      </w:r>
      <w:r w:rsidR="007D0799">
        <w:rPr>
          <w:rStyle w:val="Hyperlink"/>
        </w:rPr>
        <w:t>The 50 US States Ranked By Population - WorldAtlas</w:t>
      </w:r>
      <w:r w:rsidR="007D0799">
        <w:fldChar w:fldCharType="end"/>
      </w:r>
      <w:r w:rsidR="007D0799">
        <w:t xml:space="preserve">). We did notice that there seems to be a disproportionate amount of data for mortgages in New York when compared to the New York population. New York is the 4 largest state by population but is the </w:t>
      </w:r>
      <w:r w:rsidR="003D75E7">
        <w:t>9</w:t>
      </w:r>
      <w:r w:rsidR="003D75E7" w:rsidRPr="003D75E7">
        <w:rPr>
          <w:vertAlign w:val="superscript"/>
        </w:rPr>
        <w:t>th</w:t>
      </w:r>
      <w:r w:rsidR="003D75E7">
        <w:t xml:space="preserve"> state in our data when ranked by number of observations.</w:t>
      </w:r>
      <w:r>
        <w:t xml:space="preserve"> It also appears that there is none or close to no data for the US territories in the dataset. We will be removing the territories from our data for the heatmap.</w:t>
      </w:r>
    </w:p>
    <w:p w14:paraId="1FF7D3BB" w14:textId="01826D87" w:rsidR="003556BA" w:rsidDel="005E3F6E" w:rsidRDefault="003556BA" w:rsidP="00ED7631">
      <w:pPr>
        <w:rPr>
          <w:del w:id="304" w:author="Gordon Miller" w:date="2021-12-02T12:56:00Z"/>
        </w:rPr>
      </w:pPr>
    </w:p>
    <w:p w14:paraId="03B07730" w14:textId="23D9272F" w:rsidR="003556BA" w:rsidDel="005E3F6E" w:rsidRDefault="003556BA" w:rsidP="00ED7631">
      <w:pPr>
        <w:rPr>
          <w:del w:id="305" w:author="Gordon Miller" w:date="2021-12-02T12:56:00Z"/>
        </w:rPr>
      </w:pPr>
    </w:p>
    <w:p w14:paraId="5CC104A1" w14:textId="73DB8B22" w:rsidR="003556BA" w:rsidDel="005E3F6E" w:rsidRDefault="003556BA" w:rsidP="00ED7631">
      <w:pPr>
        <w:rPr>
          <w:del w:id="306" w:author="Gordon Miller" w:date="2021-12-02T12:56:00Z"/>
        </w:rPr>
      </w:pPr>
    </w:p>
    <w:p w14:paraId="48759C6D" w14:textId="62FECBDA" w:rsidR="003556BA" w:rsidDel="005E3F6E" w:rsidRDefault="003556BA" w:rsidP="00ED7631">
      <w:pPr>
        <w:rPr>
          <w:del w:id="307" w:author="Gordon Miller" w:date="2021-12-02T12:56:00Z"/>
        </w:rPr>
      </w:pPr>
    </w:p>
    <w:p w14:paraId="63DF4442" w14:textId="074A7E8F" w:rsidR="003556BA" w:rsidDel="005E3F6E" w:rsidRDefault="003556BA" w:rsidP="00ED7631">
      <w:pPr>
        <w:rPr>
          <w:del w:id="308" w:author="Gordon Miller" w:date="2021-12-02T12:56:00Z"/>
        </w:rPr>
      </w:pPr>
    </w:p>
    <w:p w14:paraId="4FE5DA9D" w14:textId="40008862" w:rsidR="003556BA" w:rsidDel="005E3F6E" w:rsidRDefault="003556BA" w:rsidP="00ED7631">
      <w:pPr>
        <w:rPr>
          <w:del w:id="309" w:author="Gordon Miller" w:date="2021-12-02T12:56:00Z"/>
        </w:rPr>
      </w:pPr>
    </w:p>
    <w:p w14:paraId="6F7CFF26" w14:textId="2955560F" w:rsidR="003556BA" w:rsidDel="005E3F6E" w:rsidRDefault="003556BA" w:rsidP="00ED7631">
      <w:pPr>
        <w:rPr>
          <w:del w:id="310" w:author="Gordon Miller" w:date="2021-12-02T12:56:00Z"/>
        </w:rPr>
      </w:pPr>
    </w:p>
    <w:p w14:paraId="49D33DAA" w14:textId="47F16FC9" w:rsidR="003556BA" w:rsidDel="005E3F6E" w:rsidRDefault="003556BA" w:rsidP="00ED7631">
      <w:pPr>
        <w:rPr>
          <w:del w:id="311" w:author="Gordon Miller" w:date="2021-12-02T12:56:00Z"/>
        </w:rPr>
      </w:pPr>
    </w:p>
    <w:p w14:paraId="145A415F" w14:textId="658A9AB3" w:rsidR="003556BA" w:rsidDel="005E3F6E" w:rsidRDefault="003556BA" w:rsidP="00ED7631">
      <w:pPr>
        <w:rPr>
          <w:del w:id="312" w:author="Gordon Miller" w:date="2021-12-02T12:56:00Z"/>
        </w:rPr>
      </w:pPr>
    </w:p>
    <w:p w14:paraId="115D9FEB" w14:textId="4FCCBA82" w:rsidR="003556BA" w:rsidDel="005E3F6E" w:rsidRDefault="003556BA" w:rsidP="00ED7631">
      <w:pPr>
        <w:rPr>
          <w:del w:id="313" w:author="Gordon Miller" w:date="2021-12-02T12:56:00Z"/>
        </w:rPr>
      </w:pPr>
    </w:p>
    <w:p w14:paraId="7C1BF9A5" w14:textId="584528C6" w:rsidR="003556BA" w:rsidDel="005E3F6E" w:rsidRDefault="003556BA" w:rsidP="00ED7631">
      <w:pPr>
        <w:rPr>
          <w:del w:id="314" w:author="Gordon Miller" w:date="2021-12-02T12:56:00Z"/>
        </w:rPr>
      </w:pPr>
    </w:p>
    <w:p w14:paraId="3CAFA608" w14:textId="39815C78" w:rsidR="003556BA" w:rsidRDefault="003556BA" w:rsidP="00ED7631"/>
    <w:p w14:paraId="32C54016" w14:textId="49CC9081" w:rsidR="003556BA" w:rsidRPr="003556BA" w:rsidRDefault="003556BA">
      <w:pPr>
        <w:pStyle w:val="figureheading"/>
        <w:pPrChange w:id="315" w:author="Gordon Miller" w:date="2021-12-02T23:55:00Z">
          <w:pPr/>
        </w:pPrChange>
      </w:pPr>
      <w:r w:rsidRPr="003F06E7">
        <w:lastRenderedPageBreak/>
        <w:t xml:space="preserve">Figure </w:t>
      </w:r>
      <w:r w:rsidR="003D75E7">
        <w:t>7</w:t>
      </w:r>
      <w:del w:id="316" w:author="Gordon Miller" w:date="2021-12-02T12:54:00Z">
        <w:r w:rsidDel="005E3F6E">
          <w:delText>7</w:delText>
        </w:r>
      </w:del>
      <w:r>
        <w:t>: Loan Purpose Barchart</w:t>
      </w:r>
    </w:p>
    <w:p w14:paraId="5D7544A0" w14:textId="7B9B542B" w:rsidR="003556BA" w:rsidRDefault="003556BA" w:rsidP="00ED7631">
      <w:r>
        <w:rPr>
          <w:noProof/>
        </w:rPr>
        <w:drawing>
          <wp:inline distT="0" distB="0" distL="0" distR="0" wp14:anchorId="7D7AD880" wp14:editId="64D4CFB3">
            <wp:extent cx="4572000" cy="3657600"/>
            <wp:effectExtent l="0" t="0" r="0" b="0"/>
            <wp:docPr id="9" name="Picture 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51B3D4F" w14:textId="77777777" w:rsidR="00BE779A" w:rsidRDefault="00706ECD" w:rsidP="009F249F">
      <w:ins w:id="317" w:author="Gordon Miller" w:date="2021-12-04T13:10:00Z">
        <w:r>
          <w:t xml:space="preserve">The x labels for figure 7 </w:t>
        </w:r>
      </w:ins>
      <w:ins w:id="318" w:author="Gordon Miller" w:date="2021-12-04T13:11:00Z">
        <w:r>
          <w:t xml:space="preserve">are </w:t>
        </w:r>
      </w:ins>
      <w:ins w:id="319" w:author="Gordon Miller" w:date="2021-12-04T13:13:00Z">
        <w:r>
          <w:t xml:space="preserve">respectively </w:t>
        </w:r>
      </w:ins>
      <w:ins w:id="320" w:author="Gordon Miller" w:date="2021-12-04T13:11:00Z">
        <w:r>
          <w:t xml:space="preserve">abbreviations for the following: Refinance cash out, </w:t>
        </w:r>
      </w:ins>
      <w:ins w:id="321" w:author="Gordon Miller" w:date="2021-12-04T13:12:00Z">
        <w:r>
          <w:t xml:space="preserve">Refinance no cash out, and Purchase. </w:t>
        </w:r>
      </w:ins>
      <w:r w:rsidR="003556BA">
        <w:t xml:space="preserve">We can gather from figure 7 that a large portion of the loans in our data </w:t>
      </w:r>
      <w:r w:rsidR="00400A71">
        <w:t xml:space="preserve">are for purchase, while there are smaller amount of refinance loans with cash out and refinance loans with no cash out. </w:t>
      </w:r>
    </w:p>
    <w:p w14:paraId="5E8B75F8" w14:textId="77777777" w:rsidR="00BE779A" w:rsidRDefault="00BE779A">
      <w:r>
        <w:br w:type="page"/>
      </w:r>
    </w:p>
    <w:p w14:paraId="1FF7ABA9" w14:textId="210BD8DE" w:rsidR="00400A71" w:rsidDel="005F59E1" w:rsidRDefault="00400A71" w:rsidP="00ED7631">
      <w:pPr>
        <w:rPr>
          <w:del w:id="322" w:author="Gordon Miller" w:date="2021-12-02T12:56:00Z"/>
        </w:rPr>
      </w:pPr>
      <w:del w:id="323" w:author="Gordon Miller" w:date="2021-12-04T13:13:00Z">
        <w:r w:rsidDel="00706ECD">
          <w:lastRenderedPageBreak/>
          <w:delText xml:space="preserve">There is also non specified refinanced loans in our data. </w:delText>
        </w:r>
      </w:del>
    </w:p>
    <w:p w14:paraId="6EC3A85B" w14:textId="77777777" w:rsidR="009F249F" w:rsidDel="005F59E1" w:rsidRDefault="009F249F" w:rsidP="009F249F">
      <w:pPr>
        <w:rPr>
          <w:del w:id="324" w:author="Gordon Miller" w:date="2021-12-02T12:57:00Z"/>
        </w:rPr>
      </w:pPr>
      <w:del w:id="325" w:author="Gordon Miller" w:date="2021-12-02T12:57:00Z">
        <w:r w:rsidDel="005F59E1">
          <w:delText xml:space="preserve">    </w:delText>
        </w:r>
      </w:del>
    </w:p>
    <w:p w14:paraId="453B76AB" w14:textId="77777777" w:rsidR="00400A71" w:rsidDel="00ED4613" w:rsidRDefault="00400A71" w:rsidP="009F249F">
      <w:pPr>
        <w:rPr>
          <w:del w:id="326" w:author="Gordon Miller" w:date="2021-12-03T23:59:00Z"/>
        </w:rPr>
      </w:pPr>
    </w:p>
    <w:p w14:paraId="17410520" w14:textId="0183BB18" w:rsidR="00457587" w:rsidRPr="00D565C8" w:rsidDel="00ED4613" w:rsidRDefault="00457587" w:rsidP="009F249F">
      <w:pPr>
        <w:rPr>
          <w:del w:id="327" w:author="Gordon Miller" w:date="2021-12-03T23:59:00Z"/>
          <w:b/>
          <w:bCs/>
          <w:i/>
          <w:iCs/>
          <w:color w:val="FF0000"/>
          <w:sz w:val="20"/>
          <w:szCs w:val="20"/>
          <w:rPrChange w:id="328" w:author="Gordon Miller" w:date="2021-12-02T12:18:00Z">
            <w:rPr>
              <w:del w:id="329" w:author="Gordon Miller" w:date="2021-12-03T23:59:00Z"/>
              <w:b/>
              <w:bCs/>
              <w:i/>
              <w:iCs/>
              <w:sz w:val="20"/>
              <w:szCs w:val="20"/>
            </w:rPr>
          </w:rPrChange>
        </w:rPr>
      </w:pPr>
      <w:del w:id="330" w:author="Gordon Miller" w:date="2021-12-03T23:59:00Z">
        <w:r w:rsidRPr="00D565C8" w:rsidDel="00ED4613">
          <w:rPr>
            <w:b/>
            <w:bCs/>
            <w:i/>
            <w:iCs/>
            <w:color w:val="FF0000"/>
            <w:sz w:val="20"/>
            <w:szCs w:val="20"/>
            <w:rPrChange w:id="331" w:author="Gordon Miller" w:date="2021-12-02T12:18:00Z">
              <w:rPr>
                <w:b/>
                <w:bCs/>
                <w:i/>
                <w:iCs/>
                <w:sz w:val="20"/>
                <w:szCs w:val="20"/>
              </w:rPr>
            </w:rPrChange>
          </w:rPr>
          <w:delText xml:space="preserve">Table </w:delText>
        </w:r>
        <w:r w:rsidR="00400A71" w:rsidRPr="00D565C8" w:rsidDel="00ED4613">
          <w:rPr>
            <w:b/>
            <w:bCs/>
            <w:i/>
            <w:iCs/>
            <w:color w:val="FF0000"/>
            <w:sz w:val="20"/>
            <w:szCs w:val="20"/>
            <w:rPrChange w:id="332" w:author="Gordon Miller" w:date="2021-12-02T12:18:00Z">
              <w:rPr>
                <w:b/>
                <w:bCs/>
                <w:i/>
                <w:iCs/>
                <w:sz w:val="20"/>
                <w:szCs w:val="20"/>
              </w:rPr>
            </w:rPrChange>
          </w:rPr>
          <w:delText>3:</w:delText>
        </w:r>
        <w:r w:rsidRPr="00D565C8" w:rsidDel="00ED4613">
          <w:rPr>
            <w:b/>
            <w:bCs/>
            <w:i/>
            <w:iCs/>
            <w:color w:val="FF0000"/>
            <w:sz w:val="20"/>
            <w:szCs w:val="20"/>
            <w:rPrChange w:id="333" w:author="Gordon Miller" w:date="2021-12-02T12:18:00Z">
              <w:rPr>
                <w:b/>
                <w:bCs/>
                <w:i/>
                <w:iCs/>
                <w:sz w:val="20"/>
                <w:szCs w:val="20"/>
              </w:rPr>
            </w:rPrChange>
          </w:rPr>
          <w:delText xml:space="preserve"> Property State relative </w:delText>
        </w:r>
        <w:commentRangeStart w:id="334"/>
        <w:r w:rsidRPr="00D565C8" w:rsidDel="00ED4613">
          <w:rPr>
            <w:b/>
            <w:bCs/>
            <w:i/>
            <w:iCs/>
            <w:color w:val="FF0000"/>
            <w:sz w:val="20"/>
            <w:szCs w:val="20"/>
            <w:rPrChange w:id="335" w:author="Gordon Miller" w:date="2021-12-02T12:18:00Z">
              <w:rPr>
                <w:b/>
                <w:bCs/>
                <w:i/>
                <w:iCs/>
                <w:sz w:val="20"/>
                <w:szCs w:val="20"/>
              </w:rPr>
            </w:rPrChange>
          </w:rPr>
          <w:delText>frequency</w:delText>
        </w:r>
        <w:commentRangeEnd w:id="334"/>
        <w:r w:rsidR="00D05B1D" w:rsidRPr="00D565C8" w:rsidDel="00ED4613">
          <w:rPr>
            <w:rStyle w:val="CommentReference"/>
            <w:color w:val="FF0000"/>
            <w:rPrChange w:id="336" w:author="Gordon Miller" w:date="2021-12-02T12:18:00Z">
              <w:rPr>
                <w:rStyle w:val="CommentReference"/>
              </w:rPr>
            </w:rPrChange>
          </w:rPr>
          <w:commentReference w:id="334"/>
        </w:r>
        <w:r w:rsidRPr="00D565C8" w:rsidDel="00ED4613">
          <w:rPr>
            <w:b/>
            <w:bCs/>
            <w:i/>
            <w:iCs/>
            <w:color w:val="FF0000"/>
            <w:sz w:val="20"/>
            <w:szCs w:val="20"/>
            <w:rPrChange w:id="337" w:author="Gordon Miller" w:date="2021-12-02T12:18:00Z">
              <w:rPr>
                <w:b/>
                <w:bCs/>
                <w:i/>
                <w:iCs/>
                <w:sz w:val="20"/>
                <w:szCs w:val="20"/>
              </w:rPr>
            </w:rPrChange>
          </w:rPr>
          <w:delText xml:space="preserve"> </w:delText>
        </w:r>
      </w:del>
    </w:p>
    <w:p w14:paraId="158FD18C" w14:textId="32F4BB6A"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38" w:author="Gordon Miller" w:date="2021-12-03T23:59:00Z"/>
          <w:color w:val="FF0000"/>
          <w:rPrChange w:id="339" w:author="Gordon Miller" w:date="2021-12-02T12:18:00Z">
            <w:rPr>
              <w:del w:id="340" w:author="Gordon Miller" w:date="2021-12-03T23:59:00Z"/>
            </w:rPr>
          </w:rPrChange>
        </w:rPr>
      </w:pPr>
      <w:del w:id="341" w:author="Gordon Miller" w:date="2021-12-03T23:59:00Z">
        <w:r w:rsidRPr="00D565C8" w:rsidDel="00ED4613">
          <w:rPr>
            <w:color w:val="FF0000"/>
            <w:rPrChange w:id="342" w:author="Gordon Miller" w:date="2021-12-02T12:18:00Z">
              <w:rPr/>
            </w:rPrChange>
          </w:rPr>
          <w:delText xml:space="preserve">          AK                         AL                          AR                           AZ                          CA </w:delText>
        </w:r>
      </w:del>
    </w:p>
    <w:p w14:paraId="4966AF7E" w14:textId="69AEB4C8"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43" w:author="Gordon Miller" w:date="2021-12-03T23:59:00Z"/>
          <w:color w:val="FF0000"/>
          <w:rPrChange w:id="344" w:author="Gordon Miller" w:date="2021-12-02T12:18:00Z">
            <w:rPr>
              <w:del w:id="345" w:author="Gordon Miller" w:date="2021-12-03T23:59:00Z"/>
            </w:rPr>
          </w:rPrChange>
        </w:rPr>
      </w:pPr>
      <w:del w:id="346" w:author="Gordon Miller" w:date="2021-12-03T23:59:00Z">
        <w:r w:rsidRPr="00D565C8" w:rsidDel="00ED4613">
          <w:rPr>
            <w:color w:val="FF0000"/>
            <w:rPrChange w:id="347" w:author="Gordon Miller" w:date="2021-12-02T12:18:00Z">
              <w:rPr/>
            </w:rPrChange>
          </w:rPr>
          <w:delText xml:space="preserve">1.879465e-03    9.605155e-03       6.245376e-03       3.149248e-02       1.294423e-01 </w:delText>
        </w:r>
      </w:del>
    </w:p>
    <w:p w14:paraId="03674121" w14:textId="4E8A310A"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48" w:author="Gordon Miller" w:date="2021-12-03T23:59:00Z"/>
          <w:color w:val="FF0000"/>
          <w:rPrChange w:id="349" w:author="Gordon Miller" w:date="2021-12-02T12:18:00Z">
            <w:rPr>
              <w:del w:id="350" w:author="Gordon Miller" w:date="2021-12-03T23:59:00Z"/>
            </w:rPr>
          </w:rPrChange>
        </w:rPr>
      </w:pPr>
      <w:del w:id="351" w:author="Gordon Miller" w:date="2021-12-03T23:59:00Z">
        <w:r w:rsidRPr="00D565C8" w:rsidDel="00ED4613">
          <w:rPr>
            <w:color w:val="FF0000"/>
            <w:rPrChange w:id="352" w:author="Gordon Miller" w:date="2021-12-02T12:18:00Z">
              <w:rPr/>
            </w:rPrChange>
          </w:rPr>
          <w:delText xml:space="preserve">          CO                        CT                        </w:delText>
        </w:r>
        <w:r w:rsidR="001C0D71" w:rsidRPr="00D565C8" w:rsidDel="00ED4613">
          <w:rPr>
            <w:color w:val="FF0000"/>
            <w:rPrChange w:id="353" w:author="Gordon Miller" w:date="2021-12-02T12:18:00Z">
              <w:rPr/>
            </w:rPrChange>
          </w:rPr>
          <w:delText xml:space="preserve"> </w:delText>
        </w:r>
        <w:r w:rsidRPr="00D565C8" w:rsidDel="00ED4613">
          <w:rPr>
            <w:color w:val="FF0000"/>
            <w:rPrChange w:id="354" w:author="Gordon Miller" w:date="2021-12-02T12:18:00Z">
              <w:rPr/>
            </w:rPrChange>
          </w:rPr>
          <w:delText xml:space="preserve"> DC                           DE                           FL </w:delText>
        </w:r>
      </w:del>
    </w:p>
    <w:p w14:paraId="2B3A45FD" w14:textId="524C89B4"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55" w:author="Gordon Miller" w:date="2021-12-03T23:59:00Z"/>
          <w:color w:val="FF0000"/>
          <w:rPrChange w:id="356" w:author="Gordon Miller" w:date="2021-12-02T12:18:00Z">
            <w:rPr>
              <w:del w:id="357" w:author="Gordon Miller" w:date="2021-12-03T23:59:00Z"/>
            </w:rPr>
          </w:rPrChange>
        </w:rPr>
      </w:pPr>
      <w:del w:id="358" w:author="Gordon Miller" w:date="2021-12-03T23:59:00Z">
        <w:r w:rsidRPr="00D565C8" w:rsidDel="00ED4613">
          <w:rPr>
            <w:color w:val="FF0000"/>
            <w:rPrChange w:id="359" w:author="Gordon Miller" w:date="2021-12-02T12:18:00Z">
              <w:rPr/>
            </w:rPrChange>
          </w:rPr>
          <w:delText xml:space="preserve">3.508935e-02    8.441462e-03       2.013016e-03       2.911108e-03        6.582104e-02 </w:delText>
        </w:r>
      </w:del>
    </w:p>
    <w:p w14:paraId="759BBAD2" w14:textId="3BDBD189"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60" w:author="Gordon Miller" w:date="2021-12-03T23:59:00Z"/>
          <w:color w:val="FF0000"/>
          <w:rPrChange w:id="361" w:author="Gordon Miller" w:date="2021-12-02T12:18:00Z">
            <w:rPr>
              <w:del w:id="362" w:author="Gordon Miller" w:date="2021-12-03T23:59:00Z"/>
            </w:rPr>
          </w:rPrChange>
        </w:rPr>
      </w:pPr>
      <w:del w:id="363" w:author="Gordon Miller" w:date="2021-12-03T23:59:00Z">
        <w:r w:rsidRPr="00D565C8" w:rsidDel="00ED4613">
          <w:rPr>
            <w:color w:val="FF0000"/>
            <w:rPrChange w:id="364" w:author="Gordon Miller" w:date="2021-12-02T12:18:00Z">
              <w:rPr/>
            </w:rPrChange>
          </w:rPr>
          <w:delText xml:space="preserve">          GA        </w:delText>
        </w:r>
        <w:r w:rsidR="001C0D71" w:rsidRPr="00D565C8" w:rsidDel="00ED4613">
          <w:rPr>
            <w:color w:val="FF0000"/>
            <w:rPrChange w:id="365" w:author="Gordon Miller" w:date="2021-12-02T12:18:00Z">
              <w:rPr/>
            </w:rPrChange>
          </w:rPr>
          <w:delText xml:space="preserve">             </w:delText>
        </w:r>
        <w:r w:rsidRPr="00D565C8" w:rsidDel="00ED4613">
          <w:rPr>
            <w:color w:val="FF0000"/>
            <w:rPrChange w:id="366" w:author="Gordon Miller" w:date="2021-12-02T12:18:00Z">
              <w:rPr/>
            </w:rPrChange>
          </w:rPr>
          <w:delText xml:space="preserve">   GU         </w:delText>
        </w:r>
        <w:r w:rsidR="001C0D71" w:rsidRPr="00D565C8" w:rsidDel="00ED4613">
          <w:rPr>
            <w:color w:val="FF0000"/>
            <w:rPrChange w:id="367" w:author="Gordon Miller" w:date="2021-12-02T12:18:00Z">
              <w:rPr/>
            </w:rPrChange>
          </w:rPr>
          <w:delText xml:space="preserve">              </w:delText>
        </w:r>
        <w:r w:rsidRPr="00D565C8" w:rsidDel="00ED4613">
          <w:rPr>
            <w:color w:val="FF0000"/>
            <w:rPrChange w:id="368" w:author="Gordon Miller" w:date="2021-12-02T12:18:00Z">
              <w:rPr/>
            </w:rPrChange>
          </w:rPr>
          <w:delText xml:space="preserve">  HI         </w:delText>
        </w:r>
        <w:r w:rsidR="001C0D71" w:rsidRPr="00D565C8" w:rsidDel="00ED4613">
          <w:rPr>
            <w:color w:val="FF0000"/>
            <w:rPrChange w:id="369" w:author="Gordon Miller" w:date="2021-12-02T12:18:00Z">
              <w:rPr/>
            </w:rPrChange>
          </w:rPr>
          <w:delText xml:space="preserve">                  </w:delText>
        </w:r>
        <w:r w:rsidRPr="00D565C8" w:rsidDel="00ED4613">
          <w:rPr>
            <w:color w:val="FF0000"/>
            <w:rPrChange w:id="370" w:author="Gordon Miller" w:date="2021-12-02T12:18:00Z">
              <w:rPr/>
            </w:rPrChange>
          </w:rPr>
          <w:delText xml:space="preserve">  IA        </w:delText>
        </w:r>
        <w:r w:rsidR="001C0D71" w:rsidRPr="00D565C8" w:rsidDel="00ED4613">
          <w:rPr>
            <w:color w:val="FF0000"/>
            <w:rPrChange w:id="371" w:author="Gordon Miller" w:date="2021-12-02T12:18:00Z">
              <w:rPr/>
            </w:rPrChange>
          </w:rPr>
          <w:delText xml:space="preserve">                 </w:delText>
        </w:r>
        <w:r w:rsidRPr="00D565C8" w:rsidDel="00ED4613">
          <w:rPr>
            <w:color w:val="FF0000"/>
            <w:rPrChange w:id="372" w:author="Gordon Miller" w:date="2021-12-02T12:18:00Z">
              <w:rPr/>
            </w:rPrChange>
          </w:rPr>
          <w:delText xml:space="preserve">   ID </w:delText>
        </w:r>
      </w:del>
    </w:p>
    <w:p w14:paraId="725B082A" w14:textId="5F3B79A0"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73" w:author="Gordon Miller" w:date="2021-12-03T23:59:00Z"/>
          <w:color w:val="FF0000"/>
          <w:rPrChange w:id="374" w:author="Gordon Miller" w:date="2021-12-02T12:18:00Z">
            <w:rPr>
              <w:del w:id="375" w:author="Gordon Miller" w:date="2021-12-03T23:59:00Z"/>
            </w:rPr>
          </w:rPrChange>
        </w:rPr>
      </w:pPr>
      <w:del w:id="376" w:author="Gordon Miller" w:date="2021-12-03T23:59:00Z">
        <w:r w:rsidRPr="00D565C8" w:rsidDel="00ED4613">
          <w:rPr>
            <w:color w:val="FF0000"/>
            <w:rPrChange w:id="377" w:author="Gordon Miller" w:date="2021-12-02T12:18:00Z">
              <w:rPr/>
            </w:rPrChange>
          </w:rPr>
          <w:delText xml:space="preserve">3.038656e-02    2.100799e-04        3.488827e-03      8.295907e-03        7.248508e-03 </w:delText>
        </w:r>
      </w:del>
    </w:p>
    <w:p w14:paraId="29553975" w14:textId="0728BB80"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78" w:author="Gordon Miller" w:date="2021-12-03T23:59:00Z"/>
          <w:color w:val="FF0000"/>
          <w:rPrChange w:id="379" w:author="Gordon Miller" w:date="2021-12-02T12:18:00Z">
            <w:rPr>
              <w:del w:id="380" w:author="Gordon Miller" w:date="2021-12-03T23:59:00Z"/>
            </w:rPr>
          </w:rPrChange>
        </w:rPr>
      </w:pPr>
      <w:del w:id="381" w:author="Gordon Miller" w:date="2021-12-03T23:59:00Z">
        <w:r w:rsidRPr="00D565C8" w:rsidDel="00ED4613">
          <w:rPr>
            <w:color w:val="FF0000"/>
            <w:rPrChange w:id="382" w:author="Gordon Miller" w:date="2021-12-02T12:18:00Z">
              <w:rPr/>
            </w:rPrChange>
          </w:rPr>
          <w:delText xml:space="preserve">          IL          </w:delText>
        </w:r>
        <w:r w:rsidR="001C0D71" w:rsidRPr="00D565C8" w:rsidDel="00ED4613">
          <w:rPr>
            <w:color w:val="FF0000"/>
            <w:rPrChange w:id="383" w:author="Gordon Miller" w:date="2021-12-02T12:18:00Z">
              <w:rPr/>
            </w:rPrChange>
          </w:rPr>
          <w:delText xml:space="preserve">                </w:delText>
        </w:r>
        <w:r w:rsidRPr="00D565C8" w:rsidDel="00ED4613">
          <w:rPr>
            <w:color w:val="FF0000"/>
            <w:rPrChange w:id="384" w:author="Gordon Miller" w:date="2021-12-02T12:18:00Z">
              <w:rPr/>
            </w:rPrChange>
          </w:rPr>
          <w:delText xml:space="preserve"> IN          </w:delText>
        </w:r>
        <w:r w:rsidR="001C0D71" w:rsidRPr="00D565C8" w:rsidDel="00ED4613">
          <w:rPr>
            <w:color w:val="FF0000"/>
            <w:rPrChange w:id="385" w:author="Gordon Miller" w:date="2021-12-02T12:18:00Z">
              <w:rPr/>
            </w:rPrChange>
          </w:rPr>
          <w:delText xml:space="preserve">               </w:delText>
        </w:r>
        <w:r w:rsidRPr="00D565C8" w:rsidDel="00ED4613">
          <w:rPr>
            <w:color w:val="FF0000"/>
            <w:rPrChange w:id="386" w:author="Gordon Miller" w:date="2021-12-02T12:18:00Z">
              <w:rPr/>
            </w:rPrChange>
          </w:rPr>
          <w:delText xml:space="preserve"> KS           </w:delText>
        </w:r>
        <w:r w:rsidR="001C0D71" w:rsidRPr="00D565C8" w:rsidDel="00ED4613">
          <w:rPr>
            <w:color w:val="FF0000"/>
            <w:rPrChange w:id="387" w:author="Gordon Miller" w:date="2021-12-02T12:18:00Z">
              <w:rPr/>
            </w:rPrChange>
          </w:rPr>
          <w:delText xml:space="preserve">                  </w:delText>
        </w:r>
        <w:r w:rsidRPr="00D565C8" w:rsidDel="00ED4613">
          <w:rPr>
            <w:color w:val="FF0000"/>
            <w:rPrChange w:id="388" w:author="Gordon Miller" w:date="2021-12-02T12:18:00Z">
              <w:rPr/>
            </w:rPrChange>
          </w:rPr>
          <w:delText xml:space="preserve">KY           </w:delText>
        </w:r>
        <w:r w:rsidR="001C0D71" w:rsidRPr="00D565C8" w:rsidDel="00ED4613">
          <w:rPr>
            <w:color w:val="FF0000"/>
            <w:rPrChange w:id="389" w:author="Gordon Miller" w:date="2021-12-02T12:18:00Z">
              <w:rPr/>
            </w:rPrChange>
          </w:rPr>
          <w:delText xml:space="preserve">                </w:delText>
        </w:r>
        <w:r w:rsidRPr="00D565C8" w:rsidDel="00ED4613">
          <w:rPr>
            <w:color w:val="FF0000"/>
            <w:rPrChange w:id="390" w:author="Gordon Miller" w:date="2021-12-02T12:18:00Z">
              <w:rPr/>
            </w:rPrChange>
          </w:rPr>
          <w:delText xml:space="preserve">LA </w:delText>
        </w:r>
      </w:del>
    </w:p>
    <w:p w14:paraId="4589FD45" w14:textId="09394B3B"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391" w:author="Gordon Miller" w:date="2021-12-03T23:59:00Z"/>
          <w:color w:val="FF0000"/>
          <w:rPrChange w:id="392" w:author="Gordon Miller" w:date="2021-12-02T12:18:00Z">
            <w:rPr>
              <w:del w:id="393" w:author="Gordon Miller" w:date="2021-12-03T23:59:00Z"/>
            </w:rPr>
          </w:rPrChange>
        </w:rPr>
      </w:pPr>
      <w:del w:id="394" w:author="Gordon Miller" w:date="2021-12-03T23:59:00Z">
        <w:r w:rsidRPr="00D565C8" w:rsidDel="00ED4613">
          <w:rPr>
            <w:color w:val="FF0000"/>
            <w:rPrChange w:id="395" w:author="Gordon Miller" w:date="2021-12-02T12:18:00Z">
              <w:rPr/>
            </w:rPrChange>
          </w:rPr>
          <w:delText>4.708567e-02</w:delText>
        </w:r>
        <w:r w:rsidR="001C0D71" w:rsidRPr="00D565C8" w:rsidDel="00ED4613">
          <w:rPr>
            <w:color w:val="FF0000"/>
            <w:rPrChange w:id="396" w:author="Gordon Miller" w:date="2021-12-02T12:18:00Z">
              <w:rPr/>
            </w:rPrChange>
          </w:rPr>
          <w:delText xml:space="preserve">   </w:delText>
        </w:r>
        <w:r w:rsidRPr="00D565C8" w:rsidDel="00ED4613">
          <w:rPr>
            <w:color w:val="FF0000"/>
            <w:rPrChange w:id="397" w:author="Gordon Miller" w:date="2021-12-02T12:18:00Z">
              <w:rPr/>
            </w:rPrChange>
          </w:rPr>
          <w:delText xml:space="preserve"> 2.351170e-02 </w:delText>
        </w:r>
        <w:r w:rsidR="001C0D71" w:rsidRPr="00D565C8" w:rsidDel="00ED4613">
          <w:rPr>
            <w:color w:val="FF0000"/>
            <w:rPrChange w:id="398" w:author="Gordon Miller" w:date="2021-12-02T12:18:00Z">
              <w:rPr/>
            </w:rPrChange>
          </w:rPr>
          <w:delText xml:space="preserve">       </w:delText>
        </w:r>
        <w:r w:rsidRPr="00D565C8" w:rsidDel="00ED4613">
          <w:rPr>
            <w:color w:val="FF0000"/>
            <w:rPrChange w:id="399" w:author="Gordon Miller" w:date="2021-12-02T12:18:00Z">
              <w:rPr/>
            </w:rPrChange>
          </w:rPr>
          <w:delText xml:space="preserve">8.327419e-03 </w:delText>
        </w:r>
        <w:r w:rsidR="001C0D71" w:rsidRPr="00D565C8" w:rsidDel="00ED4613">
          <w:rPr>
            <w:color w:val="FF0000"/>
            <w:rPrChange w:id="400" w:author="Gordon Miller" w:date="2021-12-02T12:18:00Z">
              <w:rPr/>
            </w:rPrChange>
          </w:rPr>
          <w:delText xml:space="preserve">      </w:delText>
        </w:r>
        <w:r w:rsidRPr="00D565C8" w:rsidDel="00ED4613">
          <w:rPr>
            <w:color w:val="FF0000"/>
            <w:rPrChange w:id="401" w:author="Gordon Miller" w:date="2021-12-02T12:18:00Z">
              <w:rPr/>
            </w:rPrChange>
          </w:rPr>
          <w:delText>1.205409e-02</w:delText>
        </w:r>
        <w:r w:rsidR="001C0D71" w:rsidRPr="00D565C8" w:rsidDel="00ED4613">
          <w:rPr>
            <w:color w:val="FF0000"/>
            <w:rPrChange w:id="402" w:author="Gordon Miller" w:date="2021-12-02T12:18:00Z">
              <w:rPr/>
            </w:rPrChange>
          </w:rPr>
          <w:delText xml:space="preserve">      </w:delText>
        </w:r>
        <w:r w:rsidRPr="00D565C8" w:rsidDel="00ED4613">
          <w:rPr>
            <w:color w:val="FF0000"/>
            <w:rPrChange w:id="403" w:author="Gordon Miller" w:date="2021-12-02T12:18:00Z">
              <w:rPr/>
            </w:rPrChange>
          </w:rPr>
          <w:delText xml:space="preserve"> 9.001175e-03 </w:delText>
        </w:r>
      </w:del>
    </w:p>
    <w:p w14:paraId="59C609A5" w14:textId="4498544C"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04" w:author="Gordon Miller" w:date="2021-12-03T23:59:00Z"/>
          <w:color w:val="FF0000"/>
          <w:rPrChange w:id="405" w:author="Gordon Miller" w:date="2021-12-02T12:18:00Z">
            <w:rPr>
              <w:del w:id="406" w:author="Gordon Miller" w:date="2021-12-03T23:59:00Z"/>
            </w:rPr>
          </w:rPrChange>
        </w:rPr>
      </w:pPr>
      <w:del w:id="407" w:author="Gordon Miller" w:date="2021-12-03T23:59:00Z">
        <w:r w:rsidRPr="00D565C8" w:rsidDel="00ED4613">
          <w:rPr>
            <w:color w:val="FF0000"/>
            <w:rPrChange w:id="408" w:author="Gordon Miller" w:date="2021-12-02T12:18:00Z">
              <w:rPr/>
            </w:rPrChange>
          </w:rPr>
          <w:delText xml:space="preserve">          MA       </w:delText>
        </w:r>
        <w:r w:rsidR="00B3385E" w:rsidRPr="00D565C8" w:rsidDel="00ED4613">
          <w:rPr>
            <w:color w:val="FF0000"/>
            <w:rPrChange w:id="409" w:author="Gordon Miller" w:date="2021-12-02T12:18:00Z">
              <w:rPr/>
            </w:rPrChange>
          </w:rPr>
          <w:delText xml:space="preserve">            </w:delText>
        </w:r>
        <w:r w:rsidRPr="00D565C8" w:rsidDel="00ED4613">
          <w:rPr>
            <w:color w:val="FF0000"/>
            <w:rPrChange w:id="410" w:author="Gordon Miller" w:date="2021-12-02T12:18:00Z">
              <w:rPr/>
            </w:rPrChange>
          </w:rPr>
          <w:delText xml:space="preserve">    MD           </w:delText>
        </w:r>
        <w:r w:rsidR="00B3385E" w:rsidRPr="00D565C8" w:rsidDel="00ED4613">
          <w:rPr>
            <w:color w:val="FF0000"/>
            <w:rPrChange w:id="411" w:author="Gordon Miller" w:date="2021-12-02T12:18:00Z">
              <w:rPr/>
            </w:rPrChange>
          </w:rPr>
          <w:delText xml:space="preserve">             </w:delText>
        </w:r>
        <w:r w:rsidRPr="00D565C8" w:rsidDel="00ED4613">
          <w:rPr>
            <w:color w:val="FF0000"/>
            <w:rPrChange w:id="412" w:author="Gordon Miller" w:date="2021-12-02T12:18:00Z">
              <w:rPr/>
            </w:rPrChange>
          </w:rPr>
          <w:delText xml:space="preserve">ME         </w:delText>
        </w:r>
        <w:r w:rsidR="00B3385E" w:rsidRPr="00D565C8" w:rsidDel="00ED4613">
          <w:rPr>
            <w:color w:val="FF0000"/>
            <w:rPrChange w:id="413" w:author="Gordon Miller" w:date="2021-12-02T12:18:00Z">
              <w:rPr/>
            </w:rPrChange>
          </w:rPr>
          <w:delText xml:space="preserve">                </w:delText>
        </w:r>
        <w:r w:rsidRPr="00D565C8" w:rsidDel="00ED4613">
          <w:rPr>
            <w:color w:val="FF0000"/>
            <w:rPrChange w:id="414" w:author="Gordon Miller" w:date="2021-12-02T12:18:00Z">
              <w:rPr/>
            </w:rPrChange>
          </w:rPr>
          <w:delText xml:space="preserve">  MI        </w:delText>
        </w:r>
        <w:r w:rsidR="00B3385E" w:rsidRPr="00D565C8" w:rsidDel="00ED4613">
          <w:rPr>
            <w:color w:val="FF0000"/>
            <w:rPrChange w:id="415" w:author="Gordon Miller" w:date="2021-12-02T12:18:00Z">
              <w:rPr/>
            </w:rPrChange>
          </w:rPr>
          <w:delText xml:space="preserve">               </w:delText>
        </w:r>
        <w:r w:rsidRPr="00D565C8" w:rsidDel="00ED4613">
          <w:rPr>
            <w:color w:val="FF0000"/>
            <w:rPrChange w:id="416" w:author="Gordon Miller" w:date="2021-12-02T12:18:00Z">
              <w:rPr/>
            </w:rPrChange>
          </w:rPr>
          <w:delText xml:space="preserve">   MN </w:delText>
        </w:r>
      </w:del>
    </w:p>
    <w:p w14:paraId="1D6CE705" w14:textId="685BD838"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17" w:author="Gordon Miller" w:date="2021-12-03T23:59:00Z"/>
          <w:color w:val="FF0000"/>
          <w:rPrChange w:id="418" w:author="Gordon Miller" w:date="2021-12-02T12:18:00Z">
            <w:rPr>
              <w:del w:id="419" w:author="Gordon Miller" w:date="2021-12-03T23:59:00Z"/>
            </w:rPr>
          </w:rPrChange>
        </w:rPr>
      </w:pPr>
      <w:del w:id="420" w:author="Gordon Miller" w:date="2021-12-03T23:59:00Z">
        <w:r w:rsidRPr="00D565C8" w:rsidDel="00ED4613">
          <w:rPr>
            <w:color w:val="FF0000"/>
            <w:rPrChange w:id="421" w:author="Gordon Miller" w:date="2021-12-02T12:18:00Z">
              <w:rPr/>
            </w:rPrChange>
          </w:rPr>
          <w:delText>2.178754e-02</w:delText>
        </w:r>
        <w:r w:rsidR="00B3385E" w:rsidRPr="00D565C8" w:rsidDel="00ED4613">
          <w:rPr>
            <w:color w:val="FF0000"/>
            <w:rPrChange w:id="422" w:author="Gordon Miller" w:date="2021-12-02T12:18:00Z">
              <w:rPr/>
            </w:rPrChange>
          </w:rPr>
          <w:delText xml:space="preserve">   </w:delText>
        </w:r>
        <w:r w:rsidRPr="00D565C8" w:rsidDel="00ED4613">
          <w:rPr>
            <w:color w:val="FF0000"/>
            <w:rPrChange w:id="423" w:author="Gordon Miller" w:date="2021-12-02T12:18:00Z">
              <w:rPr/>
            </w:rPrChange>
          </w:rPr>
          <w:delText xml:space="preserve"> 1.668410e-02 </w:delText>
        </w:r>
        <w:r w:rsidR="00B3385E" w:rsidRPr="00D565C8" w:rsidDel="00ED4613">
          <w:rPr>
            <w:color w:val="FF0000"/>
            <w:rPrChange w:id="424" w:author="Gordon Miller" w:date="2021-12-02T12:18:00Z">
              <w:rPr/>
            </w:rPrChange>
          </w:rPr>
          <w:delText xml:space="preserve">       </w:delText>
        </w:r>
        <w:r w:rsidRPr="00D565C8" w:rsidDel="00ED4613">
          <w:rPr>
            <w:color w:val="FF0000"/>
            <w:rPrChange w:id="425" w:author="Gordon Miller" w:date="2021-12-02T12:18:00Z">
              <w:rPr/>
            </w:rPrChange>
          </w:rPr>
          <w:delText xml:space="preserve">3.820454e-03 </w:delText>
        </w:r>
        <w:r w:rsidR="00B3385E" w:rsidRPr="00D565C8" w:rsidDel="00ED4613">
          <w:rPr>
            <w:color w:val="FF0000"/>
            <w:rPrChange w:id="426" w:author="Gordon Miller" w:date="2021-12-02T12:18:00Z">
              <w:rPr/>
            </w:rPrChange>
          </w:rPr>
          <w:delText xml:space="preserve">      </w:delText>
        </w:r>
        <w:r w:rsidRPr="00D565C8" w:rsidDel="00ED4613">
          <w:rPr>
            <w:color w:val="FF0000"/>
            <w:rPrChange w:id="427" w:author="Gordon Miller" w:date="2021-12-02T12:18:00Z">
              <w:rPr/>
            </w:rPrChange>
          </w:rPr>
          <w:delText xml:space="preserve">3.939974e-02 </w:delText>
        </w:r>
        <w:r w:rsidR="00B3385E" w:rsidRPr="00D565C8" w:rsidDel="00ED4613">
          <w:rPr>
            <w:color w:val="FF0000"/>
            <w:rPrChange w:id="428" w:author="Gordon Miller" w:date="2021-12-02T12:18:00Z">
              <w:rPr/>
            </w:rPrChange>
          </w:rPr>
          <w:delText xml:space="preserve">      </w:delText>
        </w:r>
        <w:r w:rsidRPr="00D565C8" w:rsidDel="00ED4613">
          <w:rPr>
            <w:color w:val="FF0000"/>
            <w:rPrChange w:id="429" w:author="Gordon Miller" w:date="2021-12-02T12:18:00Z">
              <w:rPr/>
            </w:rPrChange>
          </w:rPr>
          <w:delText xml:space="preserve">2.392210e-02 </w:delText>
        </w:r>
      </w:del>
    </w:p>
    <w:p w14:paraId="75E769C1" w14:textId="7379BCC5"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30" w:author="Gordon Miller" w:date="2021-12-03T23:59:00Z"/>
          <w:color w:val="FF0000"/>
          <w:rPrChange w:id="431" w:author="Gordon Miller" w:date="2021-12-02T12:18:00Z">
            <w:rPr>
              <w:del w:id="432" w:author="Gordon Miller" w:date="2021-12-03T23:59:00Z"/>
            </w:rPr>
          </w:rPrChange>
        </w:rPr>
      </w:pPr>
      <w:del w:id="433" w:author="Gordon Miller" w:date="2021-12-03T23:59:00Z">
        <w:r w:rsidRPr="00D565C8" w:rsidDel="00ED4613">
          <w:rPr>
            <w:color w:val="FF0000"/>
            <w:rPrChange w:id="434" w:author="Gordon Miller" w:date="2021-12-02T12:18:00Z">
              <w:rPr/>
            </w:rPrChange>
          </w:rPr>
          <w:delText xml:space="preserve">          MO         </w:delText>
        </w:r>
        <w:r w:rsidR="00B44A3D" w:rsidRPr="00D565C8" w:rsidDel="00ED4613">
          <w:rPr>
            <w:color w:val="FF0000"/>
            <w:rPrChange w:id="435" w:author="Gordon Miller" w:date="2021-12-02T12:18:00Z">
              <w:rPr/>
            </w:rPrChange>
          </w:rPr>
          <w:delText xml:space="preserve">           </w:delText>
        </w:r>
        <w:r w:rsidRPr="00D565C8" w:rsidDel="00ED4613">
          <w:rPr>
            <w:color w:val="FF0000"/>
            <w:rPrChange w:id="436" w:author="Gordon Miller" w:date="2021-12-02T12:18:00Z">
              <w:rPr/>
            </w:rPrChange>
          </w:rPr>
          <w:delText xml:space="preserve">  MS          </w:delText>
        </w:r>
        <w:r w:rsidR="00B44A3D" w:rsidRPr="00D565C8" w:rsidDel="00ED4613">
          <w:rPr>
            <w:color w:val="FF0000"/>
            <w:rPrChange w:id="437" w:author="Gordon Miller" w:date="2021-12-02T12:18:00Z">
              <w:rPr/>
            </w:rPrChange>
          </w:rPr>
          <w:delText xml:space="preserve">              </w:delText>
        </w:r>
        <w:r w:rsidRPr="00D565C8" w:rsidDel="00ED4613">
          <w:rPr>
            <w:color w:val="FF0000"/>
            <w:rPrChange w:id="438" w:author="Gordon Miller" w:date="2021-12-02T12:18:00Z">
              <w:rPr/>
            </w:rPrChange>
          </w:rPr>
          <w:delText xml:space="preserve"> MT     </w:delText>
        </w:r>
        <w:r w:rsidR="00B44A3D" w:rsidRPr="00D565C8" w:rsidDel="00ED4613">
          <w:rPr>
            <w:color w:val="FF0000"/>
            <w:rPrChange w:id="439" w:author="Gordon Miller" w:date="2021-12-02T12:18:00Z">
              <w:rPr/>
            </w:rPrChange>
          </w:rPr>
          <w:delText xml:space="preserve">                 </w:delText>
        </w:r>
        <w:r w:rsidRPr="00D565C8" w:rsidDel="00ED4613">
          <w:rPr>
            <w:color w:val="FF0000"/>
            <w:rPrChange w:id="440" w:author="Gordon Miller" w:date="2021-12-02T12:18:00Z">
              <w:rPr/>
            </w:rPrChange>
          </w:rPr>
          <w:delText xml:space="preserve">      NC           </w:delText>
        </w:r>
        <w:r w:rsidR="00B44A3D" w:rsidRPr="00D565C8" w:rsidDel="00ED4613">
          <w:rPr>
            <w:color w:val="FF0000"/>
            <w:rPrChange w:id="441" w:author="Gordon Miller" w:date="2021-12-02T12:18:00Z">
              <w:rPr/>
            </w:rPrChange>
          </w:rPr>
          <w:delText xml:space="preserve">              </w:delText>
        </w:r>
        <w:r w:rsidRPr="00D565C8" w:rsidDel="00ED4613">
          <w:rPr>
            <w:color w:val="FF0000"/>
            <w:rPrChange w:id="442" w:author="Gordon Miller" w:date="2021-12-02T12:18:00Z">
              <w:rPr/>
            </w:rPrChange>
          </w:rPr>
          <w:delText xml:space="preserve">ND </w:delText>
        </w:r>
      </w:del>
    </w:p>
    <w:p w14:paraId="49D10121" w14:textId="00D431B1"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43" w:author="Gordon Miller" w:date="2021-12-03T23:59:00Z"/>
          <w:color w:val="FF0000"/>
          <w:rPrChange w:id="444" w:author="Gordon Miller" w:date="2021-12-02T12:18:00Z">
            <w:rPr>
              <w:del w:id="445" w:author="Gordon Miller" w:date="2021-12-03T23:59:00Z"/>
            </w:rPr>
          </w:rPrChange>
        </w:rPr>
      </w:pPr>
      <w:del w:id="446" w:author="Gordon Miller" w:date="2021-12-03T23:59:00Z">
        <w:r w:rsidRPr="00D565C8" w:rsidDel="00ED4613">
          <w:rPr>
            <w:color w:val="FF0000"/>
            <w:rPrChange w:id="447" w:author="Gordon Miller" w:date="2021-12-02T12:18:00Z">
              <w:rPr/>
            </w:rPrChange>
          </w:rPr>
          <w:delText xml:space="preserve">1.946916e-02 </w:delText>
        </w:r>
        <w:r w:rsidR="00B44A3D" w:rsidRPr="00D565C8" w:rsidDel="00ED4613">
          <w:rPr>
            <w:color w:val="FF0000"/>
            <w:rPrChange w:id="448" w:author="Gordon Miller" w:date="2021-12-02T12:18:00Z">
              <w:rPr/>
            </w:rPrChange>
          </w:rPr>
          <w:delText xml:space="preserve">   </w:delText>
        </w:r>
        <w:r w:rsidRPr="00D565C8" w:rsidDel="00ED4613">
          <w:rPr>
            <w:color w:val="FF0000"/>
            <w:rPrChange w:id="449" w:author="Gordon Miller" w:date="2021-12-02T12:18:00Z">
              <w:rPr/>
            </w:rPrChange>
          </w:rPr>
          <w:delText xml:space="preserve">3.408547e-03 </w:delText>
        </w:r>
        <w:r w:rsidR="00B44A3D" w:rsidRPr="00D565C8" w:rsidDel="00ED4613">
          <w:rPr>
            <w:color w:val="FF0000"/>
            <w:rPrChange w:id="450" w:author="Gordon Miller" w:date="2021-12-02T12:18:00Z">
              <w:rPr/>
            </w:rPrChange>
          </w:rPr>
          <w:delText xml:space="preserve">       </w:delText>
        </w:r>
        <w:r w:rsidRPr="00D565C8" w:rsidDel="00ED4613">
          <w:rPr>
            <w:color w:val="FF0000"/>
            <w:rPrChange w:id="451" w:author="Gordon Miller" w:date="2021-12-02T12:18:00Z">
              <w:rPr/>
            </w:rPrChange>
          </w:rPr>
          <w:delText xml:space="preserve">3.856467e-03 </w:delText>
        </w:r>
        <w:r w:rsidR="00B44A3D" w:rsidRPr="00D565C8" w:rsidDel="00ED4613">
          <w:rPr>
            <w:color w:val="FF0000"/>
            <w:rPrChange w:id="452" w:author="Gordon Miller" w:date="2021-12-02T12:18:00Z">
              <w:rPr/>
            </w:rPrChange>
          </w:rPr>
          <w:delText xml:space="preserve">      </w:delText>
        </w:r>
        <w:r w:rsidRPr="00D565C8" w:rsidDel="00ED4613">
          <w:rPr>
            <w:color w:val="FF0000"/>
            <w:rPrChange w:id="453" w:author="Gordon Miller" w:date="2021-12-02T12:18:00Z">
              <w:rPr/>
            </w:rPrChange>
          </w:rPr>
          <w:delText xml:space="preserve">3.029578e-02 </w:delText>
        </w:r>
        <w:r w:rsidR="00B44A3D" w:rsidRPr="00D565C8" w:rsidDel="00ED4613">
          <w:rPr>
            <w:color w:val="FF0000"/>
            <w:rPrChange w:id="454" w:author="Gordon Miller" w:date="2021-12-02T12:18:00Z">
              <w:rPr/>
            </w:rPrChange>
          </w:rPr>
          <w:delText xml:space="preserve">      </w:delText>
        </w:r>
        <w:r w:rsidRPr="00D565C8" w:rsidDel="00ED4613">
          <w:rPr>
            <w:color w:val="FF0000"/>
            <w:rPrChange w:id="455" w:author="Gordon Miller" w:date="2021-12-02T12:18:00Z">
              <w:rPr/>
            </w:rPrChange>
          </w:rPr>
          <w:delText xml:space="preserve">2.376154e-03 </w:delText>
        </w:r>
      </w:del>
    </w:p>
    <w:p w14:paraId="72253E1B" w14:textId="5CCE9F05"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56" w:author="Gordon Miller" w:date="2021-12-03T23:59:00Z"/>
          <w:color w:val="FF0000"/>
          <w:rPrChange w:id="457" w:author="Gordon Miller" w:date="2021-12-02T12:18:00Z">
            <w:rPr>
              <w:del w:id="458" w:author="Gordon Miller" w:date="2021-12-03T23:59:00Z"/>
            </w:rPr>
          </w:rPrChange>
        </w:rPr>
      </w:pPr>
      <w:del w:id="459" w:author="Gordon Miller" w:date="2021-12-03T23:59:00Z">
        <w:r w:rsidRPr="00D565C8" w:rsidDel="00ED4613">
          <w:rPr>
            <w:color w:val="FF0000"/>
            <w:rPrChange w:id="460" w:author="Gordon Miller" w:date="2021-12-02T12:18:00Z">
              <w:rPr/>
            </w:rPrChange>
          </w:rPr>
          <w:delText xml:space="preserve">          NE        </w:delText>
        </w:r>
        <w:r w:rsidR="00B44A3D" w:rsidRPr="00D565C8" w:rsidDel="00ED4613">
          <w:rPr>
            <w:color w:val="FF0000"/>
            <w:rPrChange w:id="461" w:author="Gordon Miller" w:date="2021-12-02T12:18:00Z">
              <w:rPr/>
            </w:rPrChange>
          </w:rPr>
          <w:delText xml:space="preserve">            </w:delText>
        </w:r>
        <w:r w:rsidRPr="00D565C8" w:rsidDel="00ED4613">
          <w:rPr>
            <w:color w:val="FF0000"/>
            <w:rPrChange w:id="462" w:author="Gordon Miller" w:date="2021-12-02T12:18:00Z">
              <w:rPr/>
            </w:rPrChange>
          </w:rPr>
          <w:delText xml:space="preserve">  </w:delText>
        </w:r>
        <w:r w:rsidR="00B44A3D" w:rsidRPr="00D565C8" w:rsidDel="00ED4613">
          <w:rPr>
            <w:color w:val="FF0000"/>
            <w:rPrChange w:id="463" w:author="Gordon Miller" w:date="2021-12-02T12:18:00Z">
              <w:rPr/>
            </w:rPrChange>
          </w:rPr>
          <w:delText xml:space="preserve"> </w:delText>
        </w:r>
        <w:r w:rsidRPr="00D565C8" w:rsidDel="00ED4613">
          <w:rPr>
            <w:color w:val="FF0000"/>
            <w:rPrChange w:id="464" w:author="Gordon Miller" w:date="2021-12-02T12:18:00Z">
              <w:rPr/>
            </w:rPrChange>
          </w:rPr>
          <w:delText xml:space="preserve"> NH         </w:delText>
        </w:r>
        <w:r w:rsidR="00B44A3D" w:rsidRPr="00D565C8" w:rsidDel="00ED4613">
          <w:rPr>
            <w:color w:val="FF0000"/>
            <w:rPrChange w:id="465" w:author="Gordon Miller" w:date="2021-12-02T12:18:00Z">
              <w:rPr/>
            </w:rPrChange>
          </w:rPr>
          <w:delText xml:space="preserve">          </w:delText>
        </w:r>
        <w:r w:rsidRPr="00D565C8" w:rsidDel="00ED4613">
          <w:rPr>
            <w:color w:val="FF0000"/>
            <w:rPrChange w:id="466" w:author="Gordon Miller" w:date="2021-12-02T12:18:00Z">
              <w:rPr/>
            </w:rPrChange>
          </w:rPr>
          <w:delText xml:space="preserve"> </w:delText>
        </w:r>
        <w:r w:rsidR="00B44A3D" w:rsidRPr="00D565C8" w:rsidDel="00ED4613">
          <w:rPr>
            <w:color w:val="FF0000"/>
            <w:rPrChange w:id="467" w:author="Gordon Miller" w:date="2021-12-02T12:18:00Z">
              <w:rPr/>
            </w:rPrChange>
          </w:rPr>
          <w:delText xml:space="preserve">    </w:delText>
        </w:r>
        <w:r w:rsidRPr="00D565C8" w:rsidDel="00ED4613">
          <w:rPr>
            <w:color w:val="FF0000"/>
            <w:rPrChange w:id="468" w:author="Gordon Miller" w:date="2021-12-02T12:18:00Z">
              <w:rPr/>
            </w:rPrChange>
          </w:rPr>
          <w:delText xml:space="preserve"> NJ           </w:delText>
        </w:r>
        <w:r w:rsidR="00B44A3D" w:rsidRPr="00D565C8" w:rsidDel="00ED4613">
          <w:rPr>
            <w:color w:val="FF0000"/>
            <w:rPrChange w:id="469" w:author="Gordon Miller" w:date="2021-12-02T12:18:00Z">
              <w:rPr/>
            </w:rPrChange>
          </w:rPr>
          <w:delText xml:space="preserve">                 </w:delText>
        </w:r>
        <w:r w:rsidRPr="00D565C8" w:rsidDel="00ED4613">
          <w:rPr>
            <w:color w:val="FF0000"/>
            <w:rPrChange w:id="470" w:author="Gordon Miller" w:date="2021-12-02T12:18:00Z">
              <w:rPr/>
            </w:rPrChange>
          </w:rPr>
          <w:delText xml:space="preserve">NM      </w:delText>
        </w:r>
        <w:r w:rsidR="00B44A3D" w:rsidRPr="00D565C8" w:rsidDel="00ED4613">
          <w:rPr>
            <w:color w:val="FF0000"/>
            <w:rPrChange w:id="471" w:author="Gordon Miller" w:date="2021-12-02T12:18:00Z">
              <w:rPr/>
            </w:rPrChange>
          </w:rPr>
          <w:delText xml:space="preserve">              </w:delText>
        </w:r>
        <w:r w:rsidRPr="00D565C8" w:rsidDel="00ED4613">
          <w:rPr>
            <w:color w:val="FF0000"/>
            <w:rPrChange w:id="472" w:author="Gordon Miller" w:date="2021-12-02T12:18:00Z">
              <w:rPr/>
            </w:rPrChange>
          </w:rPr>
          <w:delText xml:space="preserve">     NV </w:delText>
        </w:r>
      </w:del>
    </w:p>
    <w:p w14:paraId="19CC79F6" w14:textId="2B1287CA"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73" w:author="Gordon Miller" w:date="2021-12-03T23:59:00Z"/>
          <w:color w:val="FF0000"/>
          <w:rPrChange w:id="474" w:author="Gordon Miller" w:date="2021-12-02T12:18:00Z">
            <w:rPr>
              <w:del w:id="475" w:author="Gordon Miller" w:date="2021-12-03T23:59:00Z"/>
            </w:rPr>
          </w:rPrChange>
        </w:rPr>
      </w:pPr>
      <w:del w:id="476" w:author="Gordon Miller" w:date="2021-12-03T23:59:00Z">
        <w:r w:rsidRPr="00D565C8" w:rsidDel="00ED4613">
          <w:rPr>
            <w:color w:val="FF0000"/>
            <w:rPrChange w:id="477" w:author="Gordon Miller" w:date="2021-12-02T12:18:00Z">
              <w:rPr/>
            </w:rPrChange>
          </w:rPr>
          <w:delText xml:space="preserve">4.764313e-03 </w:delText>
        </w:r>
        <w:r w:rsidR="00B44A3D" w:rsidRPr="00D565C8" w:rsidDel="00ED4613">
          <w:rPr>
            <w:color w:val="FF0000"/>
            <w:rPrChange w:id="478" w:author="Gordon Miller" w:date="2021-12-02T12:18:00Z">
              <w:rPr/>
            </w:rPrChange>
          </w:rPr>
          <w:delText xml:space="preserve">   </w:delText>
        </w:r>
        <w:r w:rsidRPr="00D565C8" w:rsidDel="00ED4613">
          <w:rPr>
            <w:color w:val="FF0000"/>
            <w:rPrChange w:id="479" w:author="Gordon Miller" w:date="2021-12-02T12:18:00Z">
              <w:rPr/>
            </w:rPrChange>
          </w:rPr>
          <w:delText xml:space="preserve">5.145458e-03 </w:delText>
        </w:r>
        <w:r w:rsidR="00B44A3D" w:rsidRPr="00D565C8" w:rsidDel="00ED4613">
          <w:rPr>
            <w:color w:val="FF0000"/>
            <w:rPrChange w:id="480" w:author="Gordon Miller" w:date="2021-12-02T12:18:00Z">
              <w:rPr/>
            </w:rPrChange>
          </w:rPr>
          <w:delText xml:space="preserve">       </w:delText>
        </w:r>
        <w:r w:rsidRPr="00D565C8" w:rsidDel="00ED4613">
          <w:rPr>
            <w:color w:val="FF0000"/>
            <w:rPrChange w:id="481" w:author="Gordon Miller" w:date="2021-12-02T12:18:00Z">
              <w:rPr/>
            </w:rPrChange>
          </w:rPr>
          <w:delText xml:space="preserve">2.566652e-02 </w:delText>
        </w:r>
        <w:r w:rsidR="00B44A3D" w:rsidRPr="00D565C8" w:rsidDel="00ED4613">
          <w:rPr>
            <w:color w:val="FF0000"/>
            <w:rPrChange w:id="482" w:author="Gordon Miller" w:date="2021-12-02T12:18:00Z">
              <w:rPr/>
            </w:rPrChange>
          </w:rPr>
          <w:delText xml:space="preserve">      </w:delText>
        </w:r>
        <w:r w:rsidRPr="00D565C8" w:rsidDel="00ED4613">
          <w:rPr>
            <w:color w:val="FF0000"/>
            <w:rPrChange w:id="483" w:author="Gordon Miller" w:date="2021-12-02T12:18:00Z">
              <w:rPr/>
            </w:rPrChange>
          </w:rPr>
          <w:delText xml:space="preserve">4.354657e-03 </w:delText>
        </w:r>
        <w:r w:rsidR="00B44A3D" w:rsidRPr="00D565C8" w:rsidDel="00ED4613">
          <w:rPr>
            <w:color w:val="FF0000"/>
            <w:rPrChange w:id="484" w:author="Gordon Miller" w:date="2021-12-02T12:18:00Z">
              <w:rPr/>
            </w:rPrChange>
          </w:rPr>
          <w:delText xml:space="preserve">      </w:delText>
        </w:r>
        <w:r w:rsidRPr="00D565C8" w:rsidDel="00ED4613">
          <w:rPr>
            <w:color w:val="FF0000"/>
            <w:rPrChange w:id="485" w:author="Gordon Miller" w:date="2021-12-02T12:18:00Z">
              <w:rPr/>
            </w:rPrChange>
          </w:rPr>
          <w:delText xml:space="preserve">1.281788e-02 </w:delText>
        </w:r>
      </w:del>
    </w:p>
    <w:p w14:paraId="546F986D" w14:textId="66CAC4A9"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86" w:author="Gordon Miller" w:date="2021-12-03T23:59:00Z"/>
          <w:color w:val="FF0000"/>
          <w:rPrChange w:id="487" w:author="Gordon Miller" w:date="2021-12-02T12:18:00Z">
            <w:rPr>
              <w:del w:id="488" w:author="Gordon Miller" w:date="2021-12-03T23:59:00Z"/>
            </w:rPr>
          </w:rPrChange>
        </w:rPr>
      </w:pPr>
      <w:del w:id="489" w:author="Gordon Miller" w:date="2021-12-03T23:59:00Z">
        <w:r w:rsidRPr="00D565C8" w:rsidDel="00ED4613">
          <w:rPr>
            <w:color w:val="FF0000"/>
            <w:rPrChange w:id="490" w:author="Gordon Miller" w:date="2021-12-02T12:18:00Z">
              <w:rPr/>
            </w:rPrChange>
          </w:rPr>
          <w:delText xml:space="preserve">          NY           </w:delText>
        </w:r>
        <w:r w:rsidR="00B44A3D" w:rsidRPr="00D565C8" w:rsidDel="00ED4613">
          <w:rPr>
            <w:color w:val="FF0000"/>
            <w:rPrChange w:id="491" w:author="Gordon Miller" w:date="2021-12-02T12:18:00Z">
              <w:rPr/>
            </w:rPrChange>
          </w:rPr>
          <w:delText xml:space="preserve">             </w:delText>
        </w:r>
        <w:r w:rsidRPr="00D565C8" w:rsidDel="00ED4613">
          <w:rPr>
            <w:color w:val="FF0000"/>
            <w:rPrChange w:id="492" w:author="Gordon Miller" w:date="2021-12-02T12:18:00Z">
              <w:rPr/>
            </w:rPrChange>
          </w:rPr>
          <w:delText xml:space="preserve">OH           </w:delText>
        </w:r>
        <w:r w:rsidR="00B44A3D" w:rsidRPr="00D565C8" w:rsidDel="00ED4613">
          <w:rPr>
            <w:color w:val="FF0000"/>
            <w:rPrChange w:id="493" w:author="Gordon Miller" w:date="2021-12-02T12:18:00Z">
              <w:rPr/>
            </w:rPrChange>
          </w:rPr>
          <w:delText xml:space="preserve">              </w:delText>
        </w:r>
        <w:r w:rsidRPr="00D565C8" w:rsidDel="00ED4613">
          <w:rPr>
            <w:color w:val="FF0000"/>
            <w:rPrChange w:id="494" w:author="Gordon Miller" w:date="2021-12-02T12:18:00Z">
              <w:rPr/>
            </w:rPrChange>
          </w:rPr>
          <w:delText xml:space="preserve">OK           </w:delText>
        </w:r>
        <w:r w:rsidR="00B44A3D" w:rsidRPr="00D565C8" w:rsidDel="00ED4613">
          <w:rPr>
            <w:color w:val="FF0000"/>
            <w:rPrChange w:id="495" w:author="Gordon Miller" w:date="2021-12-02T12:18:00Z">
              <w:rPr/>
            </w:rPrChange>
          </w:rPr>
          <w:delText xml:space="preserve">                </w:delText>
        </w:r>
        <w:r w:rsidRPr="00D565C8" w:rsidDel="00ED4613">
          <w:rPr>
            <w:color w:val="FF0000"/>
            <w:rPrChange w:id="496" w:author="Gordon Miller" w:date="2021-12-02T12:18:00Z">
              <w:rPr/>
            </w:rPrChange>
          </w:rPr>
          <w:delText xml:space="preserve">OR           </w:delText>
        </w:r>
        <w:r w:rsidR="00B44A3D" w:rsidRPr="00D565C8" w:rsidDel="00ED4613">
          <w:rPr>
            <w:color w:val="FF0000"/>
            <w:rPrChange w:id="497" w:author="Gordon Miller" w:date="2021-12-02T12:18:00Z">
              <w:rPr/>
            </w:rPrChange>
          </w:rPr>
          <w:delText xml:space="preserve">                </w:delText>
        </w:r>
        <w:r w:rsidRPr="00D565C8" w:rsidDel="00ED4613">
          <w:rPr>
            <w:color w:val="FF0000"/>
            <w:rPrChange w:id="498" w:author="Gordon Miller" w:date="2021-12-02T12:18:00Z">
              <w:rPr/>
            </w:rPrChange>
          </w:rPr>
          <w:delText xml:space="preserve">PA </w:delText>
        </w:r>
      </w:del>
    </w:p>
    <w:p w14:paraId="58376111" w14:textId="3C550E49"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499" w:author="Gordon Miller" w:date="2021-12-03T23:59:00Z"/>
          <w:color w:val="FF0000"/>
          <w:rPrChange w:id="500" w:author="Gordon Miller" w:date="2021-12-02T12:18:00Z">
            <w:rPr>
              <w:del w:id="501" w:author="Gordon Miller" w:date="2021-12-03T23:59:00Z"/>
            </w:rPr>
          </w:rPrChange>
        </w:rPr>
      </w:pPr>
      <w:del w:id="502" w:author="Gordon Miller" w:date="2021-12-03T23:59:00Z">
        <w:r w:rsidRPr="00D565C8" w:rsidDel="00ED4613">
          <w:rPr>
            <w:color w:val="FF0000"/>
            <w:rPrChange w:id="503" w:author="Gordon Miller" w:date="2021-12-02T12:18:00Z">
              <w:rPr/>
            </w:rPrChange>
          </w:rPr>
          <w:delText>3.264267e-02</w:delText>
        </w:r>
        <w:r w:rsidR="00B44A3D" w:rsidRPr="00D565C8" w:rsidDel="00ED4613">
          <w:rPr>
            <w:color w:val="FF0000"/>
            <w:rPrChange w:id="504" w:author="Gordon Miller" w:date="2021-12-02T12:18:00Z">
              <w:rPr/>
            </w:rPrChange>
          </w:rPr>
          <w:delText xml:space="preserve">   </w:delText>
        </w:r>
        <w:r w:rsidRPr="00D565C8" w:rsidDel="00ED4613">
          <w:rPr>
            <w:color w:val="FF0000"/>
            <w:rPrChange w:id="505" w:author="Gordon Miller" w:date="2021-12-02T12:18:00Z">
              <w:rPr/>
            </w:rPrChange>
          </w:rPr>
          <w:delText xml:space="preserve"> 3.410948e-02 </w:delText>
        </w:r>
        <w:r w:rsidR="00B44A3D" w:rsidRPr="00D565C8" w:rsidDel="00ED4613">
          <w:rPr>
            <w:color w:val="FF0000"/>
            <w:rPrChange w:id="506" w:author="Gordon Miller" w:date="2021-12-02T12:18:00Z">
              <w:rPr/>
            </w:rPrChange>
          </w:rPr>
          <w:delText xml:space="preserve">       </w:delText>
        </w:r>
        <w:r w:rsidRPr="00D565C8" w:rsidDel="00ED4613">
          <w:rPr>
            <w:color w:val="FF0000"/>
            <w:rPrChange w:id="507" w:author="Gordon Miller" w:date="2021-12-02T12:18:00Z">
              <w:rPr/>
            </w:rPrChange>
          </w:rPr>
          <w:delText xml:space="preserve">7.650661e-03 </w:delText>
        </w:r>
        <w:r w:rsidR="00B44A3D" w:rsidRPr="00D565C8" w:rsidDel="00ED4613">
          <w:rPr>
            <w:color w:val="FF0000"/>
            <w:rPrChange w:id="508" w:author="Gordon Miller" w:date="2021-12-02T12:18:00Z">
              <w:rPr/>
            </w:rPrChange>
          </w:rPr>
          <w:delText xml:space="preserve">      </w:delText>
        </w:r>
        <w:r w:rsidRPr="00D565C8" w:rsidDel="00ED4613">
          <w:rPr>
            <w:color w:val="FF0000"/>
            <w:rPrChange w:id="509" w:author="Gordon Miller" w:date="2021-12-02T12:18:00Z">
              <w:rPr/>
            </w:rPrChange>
          </w:rPr>
          <w:delText xml:space="preserve">2.021869e-02 </w:delText>
        </w:r>
        <w:r w:rsidR="00B44A3D" w:rsidRPr="00D565C8" w:rsidDel="00ED4613">
          <w:rPr>
            <w:color w:val="FF0000"/>
            <w:rPrChange w:id="510" w:author="Gordon Miller" w:date="2021-12-02T12:18:00Z">
              <w:rPr/>
            </w:rPrChange>
          </w:rPr>
          <w:delText xml:space="preserve">       </w:delText>
        </w:r>
        <w:r w:rsidRPr="00D565C8" w:rsidDel="00ED4613">
          <w:rPr>
            <w:color w:val="FF0000"/>
            <w:rPrChange w:id="511" w:author="Gordon Miller" w:date="2021-12-02T12:18:00Z">
              <w:rPr/>
            </w:rPrChange>
          </w:rPr>
          <w:delText xml:space="preserve">2.744169e-02 </w:delText>
        </w:r>
      </w:del>
    </w:p>
    <w:p w14:paraId="5F93B05A" w14:textId="3976456F"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512" w:author="Gordon Miller" w:date="2021-12-03T23:59:00Z"/>
          <w:color w:val="FF0000"/>
          <w:rPrChange w:id="513" w:author="Gordon Miller" w:date="2021-12-02T12:18:00Z">
            <w:rPr>
              <w:del w:id="514" w:author="Gordon Miller" w:date="2021-12-03T23:59:00Z"/>
            </w:rPr>
          </w:rPrChange>
        </w:rPr>
      </w:pPr>
      <w:del w:id="515" w:author="Gordon Miller" w:date="2021-12-03T23:59:00Z">
        <w:r w:rsidRPr="00D565C8" w:rsidDel="00ED4613">
          <w:rPr>
            <w:color w:val="FF0000"/>
            <w:rPrChange w:id="516" w:author="Gordon Miller" w:date="2021-12-02T12:18:00Z">
              <w:rPr/>
            </w:rPrChange>
          </w:rPr>
          <w:delText xml:space="preserve">          PR           </w:delText>
        </w:r>
        <w:r w:rsidR="00B44A3D" w:rsidRPr="00D565C8" w:rsidDel="00ED4613">
          <w:rPr>
            <w:color w:val="FF0000"/>
            <w:rPrChange w:id="517" w:author="Gordon Miller" w:date="2021-12-02T12:18:00Z">
              <w:rPr/>
            </w:rPrChange>
          </w:rPr>
          <w:delText xml:space="preserve">              </w:delText>
        </w:r>
        <w:r w:rsidRPr="00D565C8" w:rsidDel="00ED4613">
          <w:rPr>
            <w:color w:val="FF0000"/>
            <w:rPrChange w:id="518" w:author="Gordon Miller" w:date="2021-12-02T12:18:00Z">
              <w:rPr/>
            </w:rPrChange>
          </w:rPr>
          <w:delText xml:space="preserve">RI           </w:delText>
        </w:r>
        <w:r w:rsidR="00B44A3D" w:rsidRPr="00D565C8" w:rsidDel="00ED4613">
          <w:rPr>
            <w:color w:val="FF0000"/>
            <w:rPrChange w:id="519" w:author="Gordon Miller" w:date="2021-12-02T12:18:00Z">
              <w:rPr/>
            </w:rPrChange>
          </w:rPr>
          <w:delText xml:space="preserve">                </w:delText>
        </w:r>
        <w:r w:rsidRPr="00D565C8" w:rsidDel="00ED4613">
          <w:rPr>
            <w:color w:val="FF0000"/>
            <w:rPrChange w:id="520" w:author="Gordon Miller" w:date="2021-12-02T12:18:00Z">
              <w:rPr/>
            </w:rPrChange>
          </w:rPr>
          <w:delText xml:space="preserve">SC           </w:delText>
        </w:r>
        <w:r w:rsidR="00B44A3D" w:rsidRPr="00D565C8" w:rsidDel="00ED4613">
          <w:rPr>
            <w:color w:val="FF0000"/>
            <w:rPrChange w:id="521" w:author="Gordon Miller" w:date="2021-12-02T12:18:00Z">
              <w:rPr/>
            </w:rPrChange>
          </w:rPr>
          <w:delText xml:space="preserve">                 </w:delText>
        </w:r>
        <w:r w:rsidRPr="00D565C8" w:rsidDel="00ED4613">
          <w:rPr>
            <w:color w:val="FF0000"/>
            <w:rPrChange w:id="522" w:author="Gordon Miller" w:date="2021-12-02T12:18:00Z">
              <w:rPr/>
            </w:rPrChange>
          </w:rPr>
          <w:delText xml:space="preserve">SD        </w:delText>
        </w:r>
        <w:r w:rsidR="00B44A3D" w:rsidRPr="00D565C8" w:rsidDel="00ED4613">
          <w:rPr>
            <w:color w:val="FF0000"/>
            <w:rPrChange w:id="523" w:author="Gordon Miller" w:date="2021-12-02T12:18:00Z">
              <w:rPr/>
            </w:rPrChange>
          </w:rPr>
          <w:delText xml:space="preserve">                </w:delText>
        </w:r>
        <w:r w:rsidRPr="00D565C8" w:rsidDel="00ED4613">
          <w:rPr>
            <w:color w:val="FF0000"/>
            <w:rPrChange w:id="524" w:author="Gordon Miller" w:date="2021-12-02T12:18:00Z">
              <w:rPr/>
            </w:rPrChange>
          </w:rPr>
          <w:delText xml:space="preserve">   TN </w:delText>
        </w:r>
      </w:del>
    </w:p>
    <w:p w14:paraId="3FE14B1B" w14:textId="43106453"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525" w:author="Gordon Miller" w:date="2021-12-03T23:59:00Z"/>
          <w:color w:val="FF0000"/>
          <w:rPrChange w:id="526" w:author="Gordon Miller" w:date="2021-12-02T12:18:00Z">
            <w:rPr>
              <w:del w:id="527" w:author="Gordon Miller" w:date="2021-12-03T23:59:00Z"/>
            </w:rPr>
          </w:rPrChange>
        </w:rPr>
      </w:pPr>
      <w:del w:id="528" w:author="Gordon Miller" w:date="2021-12-03T23:59:00Z">
        <w:r w:rsidRPr="00D565C8" w:rsidDel="00ED4613">
          <w:rPr>
            <w:color w:val="FF0000"/>
            <w:rPrChange w:id="529" w:author="Gordon Miller" w:date="2021-12-02T12:18:00Z">
              <w:rPr/>
            </w:rPrChange>
          </w:rPr>
          <w:delText>5.852227e-05</w:delText>
        </w:r>
        <w:r w:rsidR="00B44A3D" w:rsidRPr="00D565C8" w:rsidDel="00ED4613">
          <w:rPr>
            <w:color w:val="FF0000"/>
            <w:rPrChange w:id="530" w:author="Gordon Miller" w:date="2021-12-02T12:18:00Z">
              <w:rPr/>
            </w:rPrChange>
          </w:rPr>
          <w:delText xml:space="preserve">   </w:delText>
        </w:r>
        <w:r w:rsidRPr="00D565C8" w:rsidDel="00ED4613">
          <w:rPr>
            <w:color w:val="FF0000"/>
            <w:rPrChange w:id="531" w:author="Gordon Miller" w:date="2021-12-02T12:18:00Z">
              <w:rPr/>
            </w:rPrChange>
          </w:rPr>
          <w:delText xml:space="preserve"> 3.075420e-03</w:delText>
        </w:r>
        <w:r w:rsidR="00B44A3D" w:rsidRPr="00D565C8" w:rsidDel="00ED4613">
          <w:rPr>
            <w:color w:val="FF0000"/>
            <w:rPrChange w:id="532" w:author="Gordon Miller" w:date="2021-12-02T12:18:00Z">
              <w:rPr/>
            </w:rPrChange>
          </w:rPr>
          <w:delText xml:space="preserve">       </w:delText>
        </w:r>
        <w:r w:rsidRPr="00D565C8" w:rsidDel="00ED4613">
          <w:rPr>
            <w:color w:val="FF0000"/>
            <w:rPrChange w:id="533" w:author="Gordon Miller" w:date="2021-12-02T12:18:00Z">
              <w:rPr/>
            </w:rPrChange>
          </w:rPr>
          <w:delText xml:space="preserve"> 1.478212e-02 </w:delText>
        </w:r>
        <w:r w:rsidR="00B44A3D" w:rsidRPr="00D565C8" w:rsidDel="00ED4613">
          <w:rPr>
            <w:color w:val="FF0000"/>
            <w:rPrChange w:id="534" w:author="Gordon Miller" w:date="2021-12-02T12:18:00Z">
              <w:rPr/>
            </w:rPrChange>
          </w:rPr>
          <w:delText xml:space="preserve">      </w:delText>
        </w:r>
        <w:r w:rsidRPr="00D565C8" w:rsidDel="00ED4613">
          <w:rPr>
            <w:color w:val="FF0000"/>
            <w:rPrChange w:id="535" w:author="Gordon Miller" w:date="2021-12-02T12:18:00Z">
              <w:rPr/>
            </w:rPrChange>
          </w:rPr>
          <w:delText xml:space="preserve">1.818692e-03 </w:delText>
        </w:r>
        <w:r w:rsidR="00B44A3D" w:rsidRPr="00D565C8" w:rsidDel="00ED4613">
          <w:rPr>
            <w:color w:val="FF0000"/>
            <w:rPrChange w:id="536" w:author="Gordon Miller" w:date="2021-12-02T12:18:00Z">
              <w:rPr/>
            </w:rPrChange>
          </w:rPr>
          <w:delText xml:space="preserve">       </w:delText>
        </w:r>
        <w:r w:rsidRPr="00D565C8" w:rsidDel="00ED4613">
          <w:rPr>
            <w:color w:val="FF0000"/>
            <w:rPrChange w:id="537" w:author="Gordon Miller" w:date="2021-12-02T12:18:00Z">
              <w:rPr/>
            </w:rPrChange>
          </w:rPr>
          <w:delText xml:space="preserve">1.953518e-02 </w:delText>
        </w:r>
      </w:del>
    </w:p>
    <w:p w14:paraId="410B1F8E" w14:textId="2A18151D"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538" w:author="Gordon Miller" w:date="2021-12-03T23:59:00Z"/>
          <w:color w:val="FF0000"/>
          <w:rPrChange w:id="539" w:author="Gordon Miller" w:date="2021-12-02T12:18:00Z">
            <w:rPr>
              <w:del w:id="540" w:author="Gordon Miller" w:date="2021-12-03T23:59:00Z"/>
            </w:rPr>
          </w:rPrChange>
        </w:rPr>
      </w:pPr>
      <w:del w:id="541" w:author="Gordon Miller" w:date="2021-12-03T23:59:00Z">
        <w:r w:rsidRPr="00D565C8" w:rsidDel="00ED4613">
          <w:rPr>
            <w:color w:val="FF0000"/>
            <w:rPrChange w:id="542" w:author="Gordon Miller" w:date="2021-12-02T12:18:00Z">
              <w:rPr/>
            </w:rPrChange>
          </w:rPr>
          <w:delText xml:space="preserve">          TX         </w:delText>
        </w:r>
        <w:r w:rsidR="00AC031D" w:rsidRPr="00D565C8" w:rsidDel="00ED4613">
          <w:rPr>
            <w:color w:val="FF0000"/>
            <w:rPrChange w:id="543" w:author="Gordon Miller" w:date="2021-12-02T12:18:00Z">
              <w:rPr/>
            </w:rPrChange>
          </w:rPr>
          <w:delText xml:space="preserve">              </w:delText>
        </w:r>
        <w:r w:rsidRPr="00D565C8" w:rsidDel="00ED4613">
          <w:rPr>
            <w:color w:val="FF0000"/>
            <w:rPrChange w:id="544" w:author="Gordon Miller" w:date="2021-12-02T12:18:00Z">
              <w:rPr/>
            </w:rPrChange>
          </w:rPr>
          <w:delText xml:space="preserve">  UT           </w:delText>
        </w:r>
        <w:r w:rsidR="00AC031D" w:rsidRPr="00D565C8" w:rsidDel="00ED4613">
          <w:rPr>
            <w:color w:val="FF0000"/>
            <w:rPrChange w:id="545" w:author="Gordon Miller" w:date="2021-12-02T12:18:00Z">
              <w:rPr/>
            </w:rPrChange>
          </w:rPr>
          <w:delText xml:space="preserve">               </w:delText>
        </w:r>
        <w:r w:rsidRPr="00D565C8" w:rsidDel="00ED4613">
          <w:rPr>
            <w:color w:val="FF0000"/>
            <w:rPrChange w:id="546" w:author="Gordon Miller" w:date="2021-12-02T12:18:00Z">
              <w:rPr/>
            </w:rPrChange>
          </w:rPr>
          <w:delText xml:space="preserve">VA       </w:delText>
        </w:r>
        <w:r w:rsidR="00AC031D" w:rsidRPr="00D565C8" w:rsidDel="00ED4613">
          <w:rPr>
            <w:color w:val="FF0000"/>
            <w:rPrChange w:id="547" w:author="Gordon Miller" w:date="2021-12-02T12:18:00Z">
              <w:rPr/>
            </w:rPrChange>
          </w:rPr>
          <w:delText xml:space="preserve">                 </w:delText>
        </w:r>
        <w:r w:rsidRPr="00D565C8" w:rsidDel="00ED4613">
          <w:rPr>
            <w:color w:val="FF0000"/>
            <w:rPrChange w:id="548" w:author="Gordon Miller" w:date="2021-12-02T12:18:00Z">
              <w:rPr/>
            </w:rPrChange>
          </w:rPr>
          <w:delText xml:space="preserve">    VI          </w:delText>
        </w:r>
        <w:r w:rsidR="00AC031D" w:rsidRPr="00D565C8" w:rsidDel="00ED4613">
          <w:rPr>
            <w:color w:val="FF0000"/>
            <w:rPrChange w:id="549" w:author="Gordon Miller" w:date="2021-12-02T12:18:00Z">
              <w:rPr/>
            </w:rPrChange>
          </w:rPr>
          <w:delText xml:space="preserve">                 </w:delText>
        </w:r>
        <w:r w:rsidRPr="00D565C8" w:rsidDel="00ED4613">
          <w:rPr>
            <w:color w:val="FF0000"/>
            <w:rPrChange w:id="550" w:author="Gordon Miller" w:date="2021-12-02T12:18:00Z">
              <w:rPr/>
            </w:rPrChange>
          </w:rPr>
          <w:delText xml:space="preserve"> VT </w:delText>
        </w:r>
      </w:del>
    </w:p>
    <w:p w14:paraId="62C64EC5" w14:textId="02C87F35"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551" w:author="Gordon Miller" w:date="2021-12-03T23:59:00Z"/>
          <w:color w:val="FF0000"/>
          <w:rPrChange w:id="552" w:author="Gordon Miller" w:date="2021-12-02T12:18:00Z">
            <w:rPr>
              <w:del w:id="553" w:author="Gordon Miller" w:date="2021-12-03T23:59:00Z"/>
            </w:rPr>
          </w:rPrChange>
        </w:rPr>
      </w:pPr>
      <w:del w:id="554" w:author="Gordon Miller" w:date="2021-12-03T23:59:00Z">
        <w:r w:rsidRPr="00D565C8" w:rsidDel="00ED4613">
          <w:rPr>
            <w:color w:val="FF0000"/>
            <w:rPrChange w:id="555" w:author="Gordon Miller" w:date="2021-12-02T12:18:00Z">
              <w:rPr/>
            </w:rPrChange>
          </w:rPr>
          <w:delText xml:space="preserve">7.817224e-02 </w:delText>
        </w:r>
        <w:r w:rsidR="00AC031D" w:rsidRPr="00D565C8" w:rsidDel="00ED4613">
          <w:rPr>
            <w:color w:val="FF0000"/>
            <w:rPrChange w:id="556" w:author="Gordon Miller" w:date="2021-12-02T12:18:00Z">
              <w:rPr/>
            </w:rPrChange>
          </w:rPr>
          <w:delText xml:space="preserve">   </w:delText>
        </w:r>
        <w:r w:rsidRPr="00D565C8" w:rsidDel="00ED4613">
          <w:rPr>
            <w:color w:val="FF0000"/>
            <w:rPrChange w:id="557" w:author="Gordon Miller" w:date="2021-12-02T12:18:00Z">
              <w:rPr/>
            </w:rPrChange>
          </w:rPr>
          <w:delText>1.794608e-02</w:delText>
        </w:r>
        <w:r w:rsidR="00AC031D" w:rsidRPr="00D565C8" w:rsidDel="00ED4613">
          <w:rPr>
            <w:color w:val="FF0000"/>
            <w:rPrChange w:id="558" w:author="Gordon Miller" w:date="2021-12-02T12:18:00Z">
              <w:rPr/>
            </w:rPrChange>
          </w:rPr>
          <w:delText xml:space="preserve">       </w:delText>
        </w:r>
        <w:r w:rsidRPr="00D565C8" w:rsidDel="00ED4613">
          <w:rPr>
            <w:color w:val="FF0000"/>
            <w:rPrChange w:id="559" w:author="Gordon Miller" w:date="2021-12-02T12:18:00Z">
              <w:rPr/>
            </w:rPrChange>
          </w:rPr>
          <w:delText xml:space="preserve"> 2.310054e-02 </w:delText>
        </w:r>
        <w:r w:rsidR="00AC031D" w:rsidRPr="00D565C8" w:rsidDel="00ED4613">
          <w:rPr>
            <w:color w:val="FF0000"/>
            <w:rPrChange w:id="560" w:author="Gordon Miller" w:date="2021-12-02T12:18:00Z">
              <w:rPr/>
            </w:rPrChange>
          </w:rPr>
          <w:delText xml:space="preserve">       </w:delText>
        </w:r>
        <w:r w:rsidRPr="00D565C8" w:rsidDel="00ED4613">
          <w:rPr>
            <w:color w:val="FF0000"/>
            <w:rPrChange w:id="561" w:author="Gordon Miller" w:date="2021-12-02T12:18:00Z">
              <w:rPr/>
            </w:rPrChange>
          </w:rPr>
          <w:delText xml:space="preserve">5.552113e-05 </w:delText>
        </w:r>
        <w:r w:rsidR="00AC031D" w:rsidRPr="00D565C8" w:rsidDel="00ED4613">
          <w:rPr>
            <w:color w:val="FF0000"/>
            <w:rPrChange w:id="562" w:author="Gordon Miller" w:date="2021-12-02T12:18:00Z">
              <w:rPr/>
            </w:rPrChange>
          </w:rPr>
          <w:delText xml:space="preserve">      </w:delText>
        </w:r>
        <w:r w:rsidRPr="00D565C8" w:rsidDel="00ED4613">
          <w:rPr>
            <w:color w:val="FF0000"/>
            <w:rPrChange w:id="563" w:author="Gordon Miller" w:date="2021-12-02T12:18:00Z">
              <w:rPr/>
            </w:rPrChange>
          </w:rPr>
          <w:delText xml:space="preserve">2.520209e-03 </w:delText>
        </w:r>
      </w:del>
    </w:p>
    <w:p w14:paraId="6CC8C0A4" w14:textId="1C5A15EC"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564" w:author="Gordon Miller" w:date="2021-12-03T23:59:00Z"/>
          <w:color w:val="FF0000"/>
          <w:rPrChange w:id="565" w:author="Gordon Miller" w:date="2021-12-02T12:18:00Z">
            <w:rPr>
              <w:del w:id="566" w:author="Gordon Miller" w:date="2021-12-03T23:59:00Z"/>
            </w:rPr>
          </w:rPrChange>
        </w:rPr>
      </w:pPr>
      <w:del w:id="567" w:author="Gordon Miller" w:date="2021-12-03T23:59:00Z">
        <w:r w:rsidRPr="00D565C8" w:rsidDel="00ED4613">
          <w:rPr>
            <w:color w:val="FF0000"/>
            <w:rPrChange w:id="568" w:author="Gordon Miller" w:date="2021-12-02T12:18:00Z">
              <w:rPr/>
            </w:rPrChange>
          </w:rPr>
          <w:delText xml:space="preserve">          WA          </w:delText>
        </w:r>
        <w:r w:rsidR="00AC031D" w:rsidRPr="00D565C8" w:rsidDel="00ED4613">
          <w:rPr>
            <w:color w:val="FF0000"/>
            <w:rPrChange w:id="569" w:author="Gordon Miller" w:date="2021-12-02T12:18:00Z">
              <w:rPr/>
            </w:rPrChange>
          </w:rPr>
          <w:delText xml:space="preserve">           </w:delText>
        </w:r>
        <w:r w:rsidRPr="00D565C8" w:rsidDel="00ED4613">
          <w:rPr>
            <w:color w:val="FF0000"/>
            <w:rPrChange w:id="570" w:author="Gordon Miller" w:date="2021-12-02T12:18:00Z">
              <w:rPr/>
            </w:rPrChange>
          </w:rPr>
          <w:delText xml:space="preserve"> WI          </w:delText>
        </w:r>
        <w:r w:rsidR="00AC031D" w:rsidRPr="00D565C8" w:rsidDel="00ED4613">
          <w:rPr>
            <w:color w:val="FF0000"/>
            <w:rPrChange w:id="571" w:author="Gordon Miller" w:date="2021-12-02T12:18:00Z">
              <w:rPr/>
            </w:rPrChange>
          </w:rPr>
          <w:delText xml:space="preserve">                </w:delText>
        </w:r>
        <w:r w:rsidRPr="00D565C8" w:rsidDel="00ED4613">
          <w:rPr>
            <w:color w:val="FF0000"/>
            <w:rPrChange w:id="572" w:author="Gordon Miller" w:date="2021-12-02T12:18:00Z">
              <w:rPr/>
            </w:rPrChange>
          </w:rPr>
          <w:delText xml:space="preserve"> WV        </w:delText>
        </w:r>
        <w:r w:rsidR="00AC031D" w:rsidRPr="00D565C8" w:rsidDel="00ED4613">
          <w:rPr>
            <w:color w:val="FF0000"/>
            <w:rPrChange w:id="573" w:author="Gordon Miller" w:date="2021-12-02T12:18:00Z">
              <w:rPr/>
            </w:rPrChange>
          </w:rPr>
          <w:delText xml:space="preserve">              </w:delText>
        </w:r>
        <w:r w:rsidRPr="00D565C8" w:rsidDel="00ED4613">
          <w:rPr>
            <w:color w:val="FF0000"/>
            <w:rPrChange w:id="574" w:author="Gordon Miller" w:date="2021-12-02T12:18:00Z">
              <w:rPr/>
            </w:rPrChange>
          </w:rPr>
          <w:delText xml:space="preserve">   WY </w:delText>
        </w:r>
      </w:del>
    </w:p>
    <w:p w14:paraId="3C0A9F86" w14:textId="6BD44186" w:rsidR="00457587" w:rsidRPr="00D565C8" w:rsidDel="00ED4613" w:rsidRDefault="00457587" w:rsidP="00457587">
      <w:pPr>
        <w:pBdr>
          <w:top w:val="single" w:sz="4" w:space="1" w:color="auto"/>
          <w:left w:val="single" w:sz="4" w:space="4" w:color="auto"/>
          <w:bottom w:val="single" w:sz="4" w:space="1" w:color="auto"/>
          <w:right w:val="single" w:sz="4" w:space="4" w:color="auto"/>
        </w:pBdr>
        <w:rPr>
          <w:del w:id="575" w:author="Gordon Miller" w:date="2021-12-03T23:59:00Z"/>
          <w:color w:val="FF0000"/>
          <w:rPrChange w:id="576" w:author="Gordon Miller" w:date="2021-12-02T12:18:00Z">
            <w:rPr>
              <w:del w:id="577" w:author="Gordon Miller" w:date="2021-12-03T23:59:00Z"/>
            </w:rPr>
          </w:rPrChange>
        </w:rPr>
      </w:pPr>
      <w:del w:id="578" w:author="Gordon Miller" w:date="2021-12-03T23:59:00Z">
        <w:r w:rsidRPr="00D565C8" w:rsidDel="00ED4613">
          <w:rPr>
            <w:color w:val="FF0000"/>
            <w:rPrChange w:id="579" w:author="Gordon Miller" w:date="2021-12-02T12:18:00Z">
              <w:rPr/>
            </w:rPrChange>
          </w:rPr>
          <w:delText xml:space="preserve">3.334419e-02 </w:delText>
        </w:r>
        <w:r w:rsidR="00AC031D" w:rsidRPr="00D565C8" w:rsidDel="00ED4613">
          <w:rPr>
            <w:color w:val="FF0000"/>
            <w:rPrChange w:id="580" w:author="Gordon Miller" w:date="2021-12-02T12:18:00Z">
              <w:rPr/>
            </w:rPrChange>
          </w:rPr>
          <w:delText xml:space="preserve">   </w:delText>
        </w:r>
        <w:r w:rsidRPr="00D565C8" w:rsidDel="00ED4613">
          <w:rPr>
            <w:color w:val="FF0000"/>
            <w:rPrChange w:id="581" w:author="Gordon Miller" w:date="2021-12-02T12:18:00Z">
              <w:rPr/>
            </w:rPrChange>
          </w:rPr>
          <w:delText xml:space="preserve">1.887043e-02 </w:delText>
        </w:r>
        <w:r w:rsidR="00AC031D" w:rsidRPr="00D565C8" w:rsidDel="00ED4613">
          <w:rPr>
            <w:color w:val="FF0000"/>
            <w:rPrChange w:id="582" w:author="Gordon Miller" w:date="2021-12-02T12:18:00Z">
              <w:rPr/>
            </w:rPrChange>
          </w:rPr>
          <w:delText xml:space="preserve">       </w:delText>
        </w:r>
        <w:r w:rsidRPr="00D565C8" w:rsidDel="00ED4613">
          <w:rPr>
            <w:color w:val="FF0000"/>
            <w:rPrChange w:id="583" w:author="Gordon Miller" w:date="2021-12-02T12:18:00Z">
              <w:rPr/>
            </w:rPrChange>
          </w:rPr>
          <w:delText xml:space="preserve">2.822574e-03 </w:delText>
        </w:r>
        <w:r w:rsidR="00AC031D" w:rsidRPr="00D565C8" w:rsidDel="00ED4613">
          <w:rPr>
            <w:color w:val="FF0000"/>
            <w:rPrChange w:id="584" w:author="Gordon Miller" w:date="2021-12-02T12:18:00Z">
              <w:rPr/>
            </w:rPrChange>
          </w:rPr>
          <w:delText xml:space="preserve">      </w:delText>
        </w:r>
        <w:r w:rsidRPr="00D565C8" w:rsidDel="00ED4613">
          <w:rPr>
            <w:color w:val="FF0000"/>
            <w:rPrChange w:id="585" w:author="Gordon Miller" w:date="2021-12-02T12:18:00Z">
              <w:rPr/>
            </w:rPrChange>
          </w:rPr>
          <w:delText>1.515577e-03</w:delText>
        </w:r>
      </w:del>
    </w:p>
    <w:p w14:paraId="2F00EA19" w14:textId="48F2BAB8" w:rsidR="00192F76" w:rsidDel="00ED4613" w:rsidRDefault="00400A71" w:rsidP="009F249F">
      <w:pPr>
        <w:rPr>
          <w:del w:id="586" w:author="Gordon Miller" w:date="2021-12-03T23:59:00Z"/>
        </w:rPr>
      </w:pPr>
      <w:del w:id="587" w:author="Gordon Miller" w:date="2021-12-03T23:59:00Z">
        <w:r w:rsidDel="00ED4613">
          <w:delText xml:space="preserve">Table 3 compliments figure 6. We can gather that 12.9% of observations are in California, 7.81% in Texas, and 6.58% in Florida. </w:delText>
        </w:r>
      </w:del>
    </w:p>
    <w:p w14:paraId="4D79B1BE" w14:textId="77777777" w:rsidR="00A739A8" w:rsidRDefault="00A739A8" w:rsidP="009F249F">
      <w:pPr>
        <w:rPr>
          <w:b/>
          <w:bCs/>
          <w:i/>
          <w:iCs/>
          <w:sz w:val="20"/>
          <w:szCs w:val="20"/>
        </w:rPr>
      </w:pPr>
    </w:p>
    <w:p w14:paraId="22CC3DBF" w14:textId="7DB107D1" w:rsidR="00737593" w:rsidRPr="00494E27" w:rsidRDefault="00ED7631">
      <w:pPr>
        <w:pStyle w:val="Heading1"/>
        <w:rPr>
          <w:b/>
          <w:bCs/>
          <w:rPrChange w:id="588" w:author="Gordon Miller" w:date="2021-12-02T23:55:00Z">
            <w:rPr/>
          </w:rPrChange>
        </w:rPr>
        <w:pPrChange w:id="589" w:author="Gordon Miller" w:date="2021-12-02T23:55:00Z">
          <w:pPr/>
        </w:pPrChange>
      </w:pPr>
      <w:bookmarkStart w:id="590" w:name="_Toc89554565"/>
      <w:r w:rsidRPr="00494E27">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591" w:author="Gordon Miller" w:date="2021-12-02T23:55:00Z">
            <w:rPr/>
          </w:rPrChange>
        </w:rPr>
        <w:t>Bivariate Analysis:</w:t>
      </w:r>
      <w:bookmarkEnd w:id="590"/>
    </w:p>
    <w:p w14:paraId="63FEA936" w14:textId="77777777" w:rsidR="000572F8" w:rsidRPr="00D565C8" w:rsidRDefault="00A739A8" w:rsidP="00737593">
      <w:pPr>
        <w:rPr>
          <w:rPrChange w:id="592" w:author="Gordon Miller" w:date="2021-12-02T12:18:00Z">
            <w:rPr>
              <w:b/>
              <w:bCs/>
            </w:rPr>
          </w:rPrChange>
        </w:rPr>
      </w:pPr>
      <w:r w:rsidRPr="00D565C8">
        <w:rPr>
          <w:rPrChange w:id="593" w:author="Gordon Miller" w:date="2021-12-02T12:18:00Z">
            <w:rPr>
              <w:b/>
              <w:bCs/>
            </w:rPr>
          </w:rPrChange>
        </w:rPr>
        <w:t xml:space="preserve">Note: </w:t>
      </w:r>
    </w:p>
    <w:p w14:paraId="3A3A5987" w14:textId="5EE221DA" w:rsidR="00737593" w:rsidRPr="00D565C8" w:rsidRDefault="00E934A4" w:rsidP="000572F8">
      <w:pPr>
        <w:pStyle w:val="ListParagraph"/>
        <w:numPr>
          <w:ilvl w:val="0"/>
          <w:numId w:val="1"/>
        </w:numPr>
        <w:rPr>
          <w:rPrChange w:id="594" w:author="Gordon Miller" w:date="2021-12-02T12:18:00Z">
            <w:rPr>
              <w:b/>
              <w:bCs/>
            </w:rPr>
          </w:rPrChange>
        </w:rPr>
      </w:pPr>
      <w:r>
        <w:t>W</w:t>
      </w:r>
      <w:r w:rsidR="00A739A8" w:rsidRPr="00D565C8">
        <w:rPr>
          <w:rPrChange w:id="595" w:author="Gordon Miller" w:date="2021-12-02T12:18:00Z">
            <w:rPr>
              <w:b/>
              <w:bCs/>
            </w:rPr>
          </w:rPrChange>
        </w:rPr>
        <w:t>e will be using a significance level of 5% for the following analyses</w:t>
      </w:r>
    </w:p>
    <w:p w14:paraId="0CC2A029" w14:textId="3444F4B4" w:rsidR="000572F8" w:rsidRPr="00D565C8" w:rsidRDefault="000572F8" w:rsidP="000572F8">
      <w:pPr>
        <w:pStyle w:val="ListParagraph"/>
        <w:numPr>
          <w:ilvl w:val="0"/>
          <w:numId w:val="1"/>
        </w:numPr>
        <w:rPr>
          <w:rPrChange w:id="596" w:author="Gordon Miller" w:date="2021-12-02T12:18:00Z">
            <w:rPr>
              <w:b/>
              <w:bCs/>
            </w:rPr>
          </w:rPrChange>
        </w:rPr>
      </w:pPr>
      <w:r w:rsidRPr="00D565C8">
        <w:rPr>
          <w:rPrChange w:id="597" w:author="Gordon Miller" w:date="2021-12-02T12:18:00Z">
            <w:rPr>
              <w:b/>
              <w:bCs/>
            </w:rPr>
          </w:rPrChange>
        </w:rPr>
        <w:t xml:space="preserve">We will be using </w:t>
      </w:r>
      <w:r w:rsidR="009375E5" w:rsidRPr="00D565C8">
        <w:rPr>
          <w:rPrChange w:id="598" w:author="Gordon Miller" w:date="2021-12-02T12:18:00Z">
            <w:rPr>
              <w:b/>
              <w:bCs/>
            </w:rPr>
          </w:rPrChange>
        </w:rPr>
        <w:t xml:space="preserve"> </w:t>
      </w:r>
      <w:r w:rsidRPr="00D565C8">
        <w:rPr>
          <w:rPrChange w:id="599" w:author="Gordon Miller" w:date="2021-12-02T12:18:00Z">
            <w:rPr>
              <w:b/>
              <w:bCs/>
            </w:rPr>
          </w:rPrChange>
        </w:rPr>
        <w:t>R</w:t>
      </w:r>
      <w:r w:rsidR="009375E5" w:rsidRPr="00D565C8">
        <w:rPr>
          <w:rPrChange w:id="600" w:author="Gordon Miller" w:date="2021-12-02T12:18:00Z">
            <w:rPr>
              <w:b/>
              <w:bCs/>
            </w:rPr>
          </w:rPrChange>
        </w:rPr>
        <w:t>-</w:t>
      </w:r>
      <w:r w:rsidRPr="00D565C8">
        <w:rPr>
          <w:rPrChange w:id="601" w:author="Gordon Miller" w:date="2021-12-02T12:18:00Z">
            <w:rPr>
              <w:b/>
              <w:bCs/>
            </w:rPr>
          </w:rPrChange>
        </w:rPr>
        <w:t>Square</w:t>
      </w:r>
      <w:r w:rsidR="009375E5" w:rsidRPr="00D565C8">
        <w:rPr>
          <w:rPrChange w:id="602" w:author="Gordon Miller" w:date="2021-12-02T12:18:00Z">
            <w:rPr>
              <w:b/>
              <w:bCs/>
            </w:rPr>
          </w:rPrChange>
        </w:rPr>
        <w:t>d</w:t>
      </w:r>
      <w:r w:rsidR="00E934A4">
        <w:t>/Multiple R-Squared</w:t>
      </w:r>
      <w:r w:rsidRPr="00D565C8">
        <w:rPr>
          <w:rPrChange w:id="603" w:author="Gordon Miller" w:date="2021-12-02T12:18:00Z">
            <w:rPr>
              <w:b/>
              <w:bCs/>
            </w:rPr>
          </w:rPrChange>
        </w:rPr>
        <w:t xml:space="preserve"> to measure how well a variable(s) explains variation in the interest rate variable or any other dependent variable</w:t>
      </w:r>
    </w:p>
    <w:p w14:paraId="150EEF74" w14:textId="7904ED42" w:rsidR="008338A5" w:rsidDel="00494E27" w:rsidRDefault="008338A5" w:rsidP="00ED7631">
      <w:pPr>
        <w:rPr>
          <w:del w:id="604" w:author="Gordon Miller" w:date="2021-12-02T23:55:00Z"/>
        </w:rPr>
      </w:pPr>
    </w:p>
    <w:p w14:paraId="4D0EFF0D" w14:textId="535B7C26" w:rsidR="008338A5" w:rsidDel="00494E27" w:rsidRDefault="008338A5" w:rsidP="00ED7631">
      <w:pPr>
        <w:rPr>
          <w:del w:id="605" w:author="Gordon Miller" w:date="2021-12-02T23:55:00Z"/>
        </w:rPr>
      </w:pPr>
    </w:p>
    <w:p w14:paraId="77B6A341" w14:textId="34A1F292" w:rsidR="008338A5" w:rsidDel="00494E27" w:rsidRDefault="008338A5" w:rsidP="00ED7631">
      <w:pPr>
        <w:rPr>
          <w:del w:id="606" w:author="Gordon Miller" w:date="2021-12-02T23:55:00Z"/>
        </w:rPr>
      </w:pPr>
    </w:p>
    <w:p w14:paraId="43E38B8D" w14:textId="0B6D8920" w:rsidR="008338A5" w:rsidDel="00494E27" w:rsidRDefault="008338A5" w:rsidP="00ED7631">
      <w:pPr>
        <w:rPr>
          <w:del w:id="607" w:author="Gordon Miller" w:date="2021-12-02T23:55:00Z"/>
        </w:rPr>
      </w:pPr>
    </w:p>
    <w:p w14:paraId="04324F7E" w14:textId="19205776" w:rsidR="008338A5" w:rsidRDefault="008338A5" w:rsidP="00ED7631"/>
    <w:p w14:paraId="08C816AC" w14:textId="709126BF" w:rsidR="008338A5" w:rsidRPr="008338A5" w:rsidRDefault="008338A5">
      <w:pPr>
        <w:pStyle w:val="figureheading"/>
        <w:keepLines/>
        <w:pPrChange w:id="608" w:author="Gordon Miller" w:date="2021-12-02T23:55:00Z">
          <w:pPr/>
        </w:pPrChange>
      </w:pPr>
      <w:r>
        <w:t>Figure 8</w:t>
      </w:r>
      <w:r w:rsidRPr="00737593">
        <w:t>: Credit Score s</w:t>
      </w:r>
      <w:r>
        <w:t>catterplot</w:t>
      </w:r>
    </w:p>
    <w:p w14:paraId="194A20ED" w14:textId="0E83CC20" w:rsidR="008338A5" w:rsidRDefault="00AF1F7F">
      <w:pPr>
        <w:keepNext/>
        <w:keepLines/>
        <w:pPrChange w:id="609" w:author="Gordon Miller" w:date="2021-12-02T23:55:00Z">
          <w:pPr/>
        </w:pPrChange>
      </w:pPr>
      <w:r>
        <w:rPr>
          <w:noProof/>
        </w:rPr>
        <w:drawing>
          <wp:inline distT="0" distB="0" distL="0" distR="0" wp14:anchorId="713AAA29" wp14:editId="44942071">
            <wp:extent cx="4572000" cy="3657600"/>
            <wp:effectExtent l="0" t="0" r="0" b="0"/>
            <wp:docPr id="25" name="Picture 25"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6C242177" w14:textId="43A9BB05" w:rsidR="008338A5" w:rsidRDefault="008338A5" w:rsidP="008338A5">
      <w:r>
        <w:t xml:space="preserve">Our regression can be visualized as a scatterplot as shown in figure 8. Obviously not all of our data points can be plotted </w:t>
      </w:r>
      <w:r w:rsidR="003D75E7">
        <w:t xml:space="preserve">since we have over a million points </w:t>
      </w:r>
      <w:r>
        <w:t>so we took a sample of 1000 observations to make this plot</w:t>
      </w:r>
      <w:r w:rsidR="006D00B5">
        <w:t xml:space="preserve"> and all other scatterplots for this analysis</w:t>
      </w:r>
      <w:r>
        <w:t>.</w:t>
      </w:r>
      <w:r w:rsidR="006D00B5">
        <w:t xml:space="preserve"> </w:t>
      </w:r>
      <w:r>
        <w:t xml:space="preserve">We can see the fall in interest rates </w:t>
      </w:r>
      <w:r w:rsidR="00640D52">
        <w:t xml:space="preserve">as credit score increases as mentioned in table 5. </w:t>
      </w:r>
      <w:r w:rsidR="00AF1F7F">
        <w:t xml:space="preserve">We also notice that there are only two observations with credit scores lower than 600 in our sample of 1000. </w:t>
      </w:r>
      <w:r w:rsidR="00640D52">
        <w:t>What is interesting is that there are streaks of similar interest rates for mortgage holders with very different credit scores. We will try to see if we can uncover any more information from the data by separating credit scores into categories based on FICO credit ratings</w:t>
      </w:r>
      <w:r w:rsidR="003D75E7">
        <w:t>, however this could just be due to interest rates being rounded to two decimal places.</w:t>
      </w:r>
    </w:p>
    <w:p w14:paraId="3E7AED2C" w14:textId="19DA6164" w:rsidR="00E934A4" w:rsidRDefault="00E934A4" w:rsidP="00805CA7">
      <w:pPr>
        <w:pStyle w:val="figureheading"/>
        <w:keepLines/>
      </w:pPr>
      <w:r w:rsidRPr="00737593">
        <w:lastRenderedPageBreak/>
        <w:t xml:space="preserve">Table </w:t>
      </w:r>
      <w:r w:rsidR="003D75E7">
        <w:t>3</w:t>
      </w:r>
      <w:r w:rsidRPr="00737593">
        <w:t>: Credit Score simple regression</w:t>
      </w:r>
    </w:p>
    <w:tbl>
      <w:tblPr>
        <w:tblW w:w="9710" w:type="dxa"/>
        <w:tblLook w:val="04A0" w:firstRow="1" w:lastRow="0" w:firstColumn="1" w:lastColumn="0" w:noHBand="0" w:noVBand="1"/>
      </w:tblPr>
      <w:tblGrid>
        <w:gridCol w:w="1324"/>
        <w:gridCol w:w="596"/>
        <w:gridCol w:w="960"/>
        <w:gridCol w:w="960"/>
        <w:gridCol w:w="960"/>
        <w:gridCol w:w="960"/>
        <w:gridCol w:w="960"/>
        <w:gridCol w:w="960"/>
        <w:gridCol w:w="2030"/>
      </w:tblGrid>
      <w:tr w:rsidR="00805CA7" w:rsidRPr="00805CA7" w14:paraId="393B5ADB" w14:textId="77777777" w:rsidTr="00805CA7">
        <w:trPr>
          <w:trHeight w:val="290"/>
        </w:trPr>
        <w:tc>
          <w:tcPr>
            <w:tcW w:w="1920" w:type="dxa"/>
            <w:gridSpan w:val="2"/>
            <w:tcBorders>
              <w:top w:val="single" w:sz="8" w:space="0" w:color="auto"/>
              <w:left w:val="single" w:sz="8" w:space="0" w:color="auto"/>
              <w:bottom w:val="nil"/>
              <w:right w:val="nil"/>
            </w:tcBorders>
            <w:shd w:val="clear" w:color="auto" w:fill="auto"/>
            <w:noWrap/>
            <w:vAlign w:val="bottom"/>
            <w:hideMark/>
          </w:tcPr>
          <w:p w14:paraId="536A653C"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Coefficients:</w:t>
            </w:r>
          </w:p>
        </w:tc>
        <w:tc>
          <w:tcPr>
            <w:tcW w:w="960" w:type="dxa"/>
            <w:tcBorders>
              <w:top w:val="single" w:sz="8" w:space="0" w:color="auto"/>
              <w:left w:val="nil"/>
              <w:bottom w:val="nil"/>
              <w:right w:val="nil"/>
            </w:tcBorders>
            <w:shd w:val="clear" w:color="auto" w:fill="auto"/>
            <w:noWrap/>
            <w:vAlign w:val="bottom"/>
            <w:hideMark/>
          </w:tcPr>
          <w:p w14:paraId="33BA8B7C"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1685E1FA"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293AE3B4"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533E267D"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125768CC"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single" w:sz="8" w:space="0" w:color="auto"/>
              <w:left w:val="nil"/>
              <w:bottom w:val="nil"/>
              <w:right w:val="nil"/>
            </w:tcBorders>
            <w:shd w:val="clear" w:color="auto" w:fill="auto"/>
            <w:noWrap/>
            <w:vAlign w:val="bottom"/>
            <w:hideMark/>
          </w:tcPr>
          <w:p w14:paraId="3E5C165A"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2030" w:type="dxa"/>
            <w:tcBorders>
              <w:top w:val="single" w:sz="8" w:space="0" w:color="auto"/>
              <w:left w:val="nil"/>
              <w:bottom w:val="nil"/>
              <w:right w:val="single" w:sz="8" w:space="0" w:color="auto"/>
            </w:tcBorders>
            <w:shd w:val="clear" w:color="auto" w:fill="auto"/>
            <w:noWrap/>
            <w:vAlign w:val="bottom"/>
            <w:hideMark/>
          </w:tcPr>
          <w:p w14:paraId="6DD25608"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r>
      <w:tr w:rsidR="00805CA7" w:rsidRPr="00805CA7" w14:paraId="283AEE13" w14:textId="77777777" w:rsidTr="00805CA7">
        <w:trPr>
          <w:trHeight w:val="290"/>
        </w:trPr>
        <w:tc>
          <w:tcPr>
            <w:tcW w:w="9710" w:type="dxa"/>
            <w:gridSpan w:val="9"/>
            <w:tcBorders>
              <w:top w:val="nil"/>
              <w:left w:val="single" w:sz="8" w:space="0" w:color="auto"/>
              <w:bottom w:val="nil"/>
              <w:right w:val="single" w:sz="8" w:space="0" w:color="000000"/>
            </w:tcBorders>
            <w:shd w:val="clear" w:color="auto" w:fill="auto"/>
            <w:noWrap/>
            <w:vAlign w:val="bottom"/>
            <w:hideMark/>
          </w:tcPr>
          <w:p w14:paraId="35195768"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xml:space="preserve">                               Estimate                    Std.Error                     t value                       Pr(&gt;|t|)</w:t>
            </w:r>
          </w:p>
        </w:tc>
      </w:tr>
      <w:tr w:rsidR="00805CA7" w:rsidRPr="00805CA7" w14:paraId="6BDCAE5E" w14:textId="77777777" w:rsidTr="00805CA7">
        <w:trPr>
          <w:trHeight w:val="290"/>
        </w:trPr>
        <w:tc>
          <w:tcPr>
            <w:tcW w:w="9710" w:type="dxa"/>
            <w:gridSpan w:val="9"/>
            <w:tcBorders>
              <w:top w:val="nil"/>
              <w:left w:val="single" w:sz="8" w:space="0" w:color="auto"/>
              <w:bottom w:val="nil"/>
              <w:right w:val="single" w:sz="8" w:space="0" w:color="000000"/>
            </w:tcBorders>
            <w:shd w:val="clear" w:color="auto" w:fill="auto"/>
            <w:noWrap/>
            <w:vAlign w:val="bottom"/>
            <w:hideMark/>
          </w:tcPr>
          <w:p w14:paraId="77CC18B4" w14:textId="62C73483"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(Intercept)       6.094                0.005964549                1021.9             &lt;0.0000000000000002</w:t>
            </w:r>
          </w:p>
        </w:tc>
      </w:tr>
      <w:tr w:rsidR="00805CA7" w:rsidRPr="00805CA7" w14:paraId="67CD6BFE" w14:textId="77777777" w:rsidTr="00805CA7">
        <w:trPr>
          <w:trHeight w:val="290"/>
        </w:trPr>
        <w:tc>
          <w:tcPr>
            <w:tcW w:w="9710" w:type="dxa"/>
            <w:gridSpan w:val="9"/>
            <w:tcBorders>
              <w:top w:val="nil"/>
              <w:left w:val="single" w:sz="8" w:space="0" w:color="auto"/>
              <w:bottom w:val="nil"/>
              <w:right w:val="single" w:sz="8" w:space="0" w:color="000000"/>
            </w:tcBorders>
            <w:shd w:val="clear" w:color="auto" w:fill="auto"/>
            <w:noWrap/>
            <w:vAlign w:val="bottom"/>
            <w:hideMark/>
          </w:tcPr>
          <w:p w14:paraId="0C1A4B75"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Credit_Score  -0.002563259               0.000007979                 -321.3             &lt;0.0000000000000002</w:t>
            </w:r>
          </w:p>
        </w:tc>
      </w:tr>
      <w:tr w:rsidR="00805CA7" w:rsidRPr="00805CA7" w14:paraId="196A2EC3" w14:textId="77777777" w:rsidTr="00805CA7">
        <w:trPr>
          <w:trHeight w:val="290"/>
        </w:trPr>
        <w:tc>
          <w:tcPr>
            <w:tcW w:w="1324" w:type="dxa"/>
            <w:tcBorders>
              <w:top w:val="nil"/>
              <w:left w:val="single" w:sz="8" w:space="0" w:color="auto"/>
              <w:bottom w:val="nil"/>
              <w:right w:val="nil"/>
            </w:tcBorders>
            <w:shd w:val="clear" w:color="auto" w:fill="auto"/>
            <w:noWrap/>
            <w:vAlign w:val="bottom"/>
            <w:hideMark/>
          </w:tcPr>
          <w:p w14:paraId="4EB4DAB8"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596" w:type="dxa"/>
            <w:tcBorders>
              <w:top w:val="nil"/>
              <w:left w:val="nil"/>
              <w:bottom w:val="nil"/>
              <w:right w:val="nil"/>
            </w:tcBorders>
            <w:shd w:val="clear" w:color="auto" w:fill="auto"/>
            <w:noWrap/>
            <w:vAlign w:val="bottom"/>
            <w:hideMark/>
          </w:tcPr>
          <w:p w14:paraId="0B37B0D2" w14:textId="77777777" w:rsidR="00805CA7" w:rsidRPr="00805CA7" w:rsidRDefault="00805CA7" w:rsidP="00805CA7">
            <w:pPr>
              <w:keepNext/>
              <w:keepLines/>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28711F2" w14:textId="77777777" w:rsidR="00805CA7" w:rsidRPr="00805CA7" w:rsidRDefault="00805CA7" w:rsidP="00805CA7">
            <w:pPr>
              <w:keepNext/>
              <w:keepLines/>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C870D1" w14:textId="77777777" w:rsidR="00805CA7" w:rsidRPr="00805CA7" w:rsidRDefault="00805CA7" w:rsidP="00805CA7">
            <w:pPr>
              <w:keepNext/>
              <w:keepLines/>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9CDE2A" w14:textId="77777777" w:rsidR="00805CA7" w:rsidRPr="00805CA7" w:rsidRDefault="00805CA7" w:rsidP="00805CA7">
            <w:pPr>
              <w:keepNext/>
              <w:keepLines/>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303BBBE" w14:textId="77777777" w:rsidR="00805CA7" w:rsidRPr="00805CA7" w:rsidRDefault="00805CA7" w:rsidP="00805CA7">
            <w:pPr>
              <w:keepNext/>
              <w:keepLines/>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460A44" w14:textId="77777777" w:rsidR="00805CA7" w:rsidRPr="00805CA7" w:rsidRDefault="00805CA7" w:rsidP="00805CA7">
            <w:pPr>
              <w:keepNext/>
              <w:keepLines/>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04ACEC" w14:textId="77777777" w:rsidR="00805CA7" w:rsidRPr="00805CA7" w:rsidRDefault="00805CA7" w:rsidP="00805CA7">
            <w:pPr>
              <w:keepNext/>
              <w:keepLines/>
              <w:spacing w:after="0" w:line="240" w:lineRule="auto"/>
              <w:rPr>
                <w:rFonts w:ascii="Times New Roman" w:eastAsia="Times New Roman" w:hAnsi="Times New Roman" w:cs="Times New Roman"/>
                <w:sz w:val="20"/>
                <w:szCs w:val="20"/>
              </w:rPr>
            </w:pPr>
          </w:p>
        </w:tc>
        <w:tc>
          <w:tcPr>
            <w:tcW w:w="2030" w:type="dxa"/>
            <w:tcBorders>
              <w:top w:val="nil"/>
              <w:left w:val="nil"/>
              <w:bottom w:val="nil"/>
              <w:right w:val="single" w:sz="8" w:space="0" w:color="auto"/>
            </w:tcBorders>
            <w:shd w:val="clear" w:color="auto" w:fill="auto"/>
            <w:noWrap/>
            <w:vAlign w:val="bottom"/>
            <w:hideMark/>
          </w:tcPr>
          <w:p w14:paraId="496A9886"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r>
      <w:tr w:rsidR="00805CA7" w:rsidRPr="00805CA7" w14:paraId="7174F3D4" w14:textId="77777777" w:rsidTr="00805CA7">
        <w:trPr>
          <w:trHeight w:val="300"/>
        </w:trPr>
        <w:tc>
          <w:tcPr>
            <w:tcW w:w="2880" w:type="dxa"/>
            <w:gridSpan w:val="3"/>
            <w:tcBorders>
              <w:top w:val="nil"/>
              <w:left w:val="single" w:sz="8" w:space="0" w:color="auto"/>
              <w:bottom w:val="single" w:sz="8" w:space="0" w:color="auto"/>
              <w:right w:val="nil"/>
            </w:tcBorders>
            <w:shd w:val="clear" w:color="auto" w:fill="auto"/>
            <w:noWrap/>
            <w:vAlign w:val="bottom"/>
            <w:hideMark/>
          </w:tcPr>
          <w:p w14:paraId="1990BFC4"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Multiple R-squared:  0.07187</w:t>
            </w:r>
          </w:p>
        </w:tc>
        <w:tc>
          <w:tcPr>
            <w:tcW w:w="960" w:type="dxa"/>
            <w:tcBorders>
              <w:top w:val="nil"/>
              <w:left w:val="nil"/>
              <w:bottom w:val="single" w:sz="8" w:space="0" w:color="auto"/>
              <w:right w:val="nil"/>
            </w:tcBorders>
            <w:shd w:val="clear" w:color="auto" w:fill="auto"/>
            <w:noWrap/>
            <w:vAlign w:val="bottom"/>
            <w:hideMark/>
          </w:tcPr>
          <w:p w14:paraId="61197C45"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C15A81"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9B9CEDE"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84209D7"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8806C39"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c>
          <w:tcPr>
            <w:tcW w:w="2030" w:type="dxa"/>
            <w:tcBorders>
              <w:top w:val="nil"/>
              <w:left w:val="nil"/>
              <w:bottom w:val="single" w:sz="8" w:space="0" w:color="auto"/>
              <w:right w:val="single" w:sz="8" w:space="0" w:color="auto"/>
            </w:tcBorders>
            <w:shd w:val="clear" w:color="auto" w:fill="auto"/>
            <w:noWrap/>
            <w:vAlign w:val="bottom"/>
            <w:hideMark/>
          </w:tcPr>
          <w:p w14:paraId="01C4AEDD" w14:textId="77777777" w:rsidR="00805CA7" w:rsidRPr="00805CA7" w:rsidRDefault="00805CA7" w:rsidP="00805CA7">
            <w:pPr>
              <w:keepNext/>
              <w:keepLines/>
              <w:spacing w:after="0" w:line="240" w:lineRule="auto"/>
              <w:rPr>
                <w:rFonts w:ascii="Calibri" w:eastAsia="Times New Roman" w:hAnsi="Calibri" w:cs="Calibri"/>
                <w:color w:val="000000"/>
              </w:rPr>
            </w:pPr>
            <w:r w:rsidRPr="00805CA7">
              <w:rPr>
                <w:rFonts w:ascii="Calibri" w:eastAsia="Times New Roman" w:hAnsi="Calibri" w:cs="Calibri"/>
                <w:color w:val="000000"/>
              </w:rPr>
              <w:t> </w:t>
            </w:r>
          </w:p>
        </w:tc>
      </w:tr>
    </w:tbl>
    <w:p w14:paraId="69D6FD49" w14:textId="77777777" w:rsidR="00805CA7" w:rsidRPr="00737593" w:rsidRDefault="00805CA7" w:rsidP="00805CA7">
      <w:pPr>
        <w:pStyle w:val="figureheading"/>
        <w:keepLines/>
      </w:pPr>
    </w:p>
    <w:p w14:paraId="0CE9970A" w14:textId="77777777" w:rsidR="00E934A4" w:rsidRPr="00737593" w:rsidDel="00A73F94" w:rsidRDefault="00E934A4" w:rsidP="00E934A4">
      <w:pPr>
        <w:keepNext/>
        <w:keepLines/>
        <w:pBdr>
          <w:top w:val="single" w:sz="4" w:space="1" w:color="auto"/>
          <w:left w:val="single" w:sz="4" w:space="4" w:color="auto"/>
          <w:bottom w:val="single" w:sz="4" w:space="1" w:color="auto"/>
          <w:right w:val="single" w:sz="4" w:space="4" w:color="auto"/>
        </w:pBdr>
        <w:rPr>
          <w:del w:id="610" w:author="Gordon Miller" w:date="2021-12-02T12:22:00Z"/>
          <w:b/>
          <w:bCs/>
        </w:rPr>
      </w:pPr>
      <w:del w:id="611" w:author="Gordon Miller" w:date="2021-12-02T12:22:00Z">
        <w:r w:rsidRPr="00737593" w:rsidDel="00A73F94">
          <w:rPr>
            <w:b/>
            <w:bCs/>
          </w:rPr>
          <w:delText>Call:</w:delText>
        </w:r>
      </w:del>
    </w:p>
    <w:p w14:paraId="78541D3E" w14:textId="77777777" w:rsidR="00E934A4" w:rsidRPr="00737593" w:rsidDel="00A73F94" w:rsidRDefault="00E934A4" w:rsidP="00E934A4">
      <w:pPr>
        <w:keepNext/>
        <w:keepLines/>
        <w:pBdr>
          <w:top w:val="single" w:sz="4" w:space="1" w:color="auto"/>
          <w:left w:val="single" w:sz="4" w:space="4" w:color="auto"/>
          <w:bottom w:val="single" w:sz="4" w:space="1" w:color="auto"/>
          <w:right w:val="single" w:sz="4" w:space="4" w:color="auto"/>
        </w:pBdr>
        <w:rPr>
          <w:del w:id="612" w:author="Gordon Miller" w:date="2021-12-02T12:22:00Z"/>
          <w:b/>
          <w:bCs/>
        </w:rPr>
      </w:pPr>
      <w:del w:id="613" w:author="Gordon Miller" w:date="2021-12-02T12:22:00Z">
        <w:r w:rsidRPr="00737593" w:rsidDel="00A73F94">
          <w:rPr>
            <w:b/>
            <w:bCs/>
          </w:rPr>
          <w:delText>lm(formula = Original_Interest_Rate ~ Credit_Score, data = df)</w:delText>
        </w:r>
      </w:del>
    </w:p>
    <w:p w14:paraId="56F79BF6" w14:textId="77777777" w:rsidR="00E934A4" w:rsidDel="00494E27" w:rsidRDefault="00E934A4" w:rsidP="00E934A4">
      <w:pPr>
        <w:rPr>
          <w:del w:id="614" w:author="Gordon Miller" w:date="2021-12-02T23:55:00Z"/>
        </w:rPr>
      </w:pPr>
      <w:del w:id="615" w:author="Pamela Drake" w:date="2021-11-28T14:18:00Z">
        <w:r w:rsidDel="00D05B1D">
          <w:delText xml:space="preserve">It seems that we can infer that </w:delText>
        </w:r>
      </w:del>
      <w:ins w:id="616" w:author="Pamela Drake" w:date="2021-11-28T14:18:00Z">
        <w:r>
          <w:t>T</w:t>
        </w:r>
      </w:ins>
      <w:del w:id="617" w:author="Pamela Drake" w:date="2021-11-28T14:18:00Z">
        <w:r w:rsidDel="00D05B1D">
          <w:delText>t</w:delText>
        </w:r>
      </w:del>
      <w:r>
        <w:t xml:space="preserve">here is a statistically significant negative relation between credit scores and interest rates due to a p-value of less than .05. We can reject the null hypothesis that the beta for credit score (beta1) is zero and conclude that we can expect an average decrease of </w:t>
      </w:r>
      <w:r w:rsidRPr="00805CA7">
        <w:t>0.</w:t>
      </w:r>
      <w:ins w:id="618" w:author="Gordon Miller" w:date="2021-12-02T12:22:00Z">
        <w:r w:rsidRPr="00805CA7">
          <w:t>00</w:t>
        </w:r>
      </w:ins>
      <w:r w:rsidRPr="00805CA7">
        <w:t xml:space="preserve">002563 </w:t>
      </w:r>
      <w:r>
        <w:t xml:space="preserve">in interest rate for every one unit increase in credit score. </w:t>
      </w:r>
    </w:p>
    <w:p w14:paraId="63AA23D0" w14:textId="77777777" w:rsidR="00E934A4" w:rsidDel="00494E27" w:rsidRDefault="00E934A4" w:rsidP="008338A5">
      <w:pPr>
        <w:rPr>
          <w:del w:id="619" w:author="Gordon Miller" w:date="2021-12-02T23:56:00Z"/>
        </w:rPr>
      </w:pPr>
    </w:p>
    <w:p w14:paraId="40247DC8" w14:textId="77777777" w:rsidR="00640D52" w:rsidDel="00494E27" w:rsidRDefault="00640D52" w:rsidP="008338A5">
      <w:pPr>
        <w:rPr>
          <w:del w:id="620" w:author="Gordon Miller" w:date="2021-12-02T23:56:00Z"/>
        </w:rPr>
      </w:pPr>
    </w:p>
    <w:p w14:paraId="28E09C59" w14:textId="77777777" w:rsidR="00640D52" w:rsidDel="00494E27" w:rsidRDefault="00640D52" w:rsidP="008338A5">
      <w:pPr>
        <w:rPr>
          <w:del w:id="621" w:author="Gordon Miller" w:date="2021-12-02T23:56:00Z"/>
          <w:b/>
          <w:bCs/>
          <w:i/>
          <w:iCs/>
          <w:sz w:val="20"/>
          <w:szCs w:val="20"/>
        </w:rPr>
      </w:pPr>
    </w:p>
    <w:p w14:paraId="21410F14" w14:textId="77777777" w:rsidR="00640D52" w:rsidDel="00494E27" w:rsidRDefault="00640D52" w:rsidP="008338A5">
      <w:pPr>
        <w:rPr>
          <w:del w:id="622" w:author="Gordon Miller" w:date="2021-12-02T23:56:00Z"/>
          <w:b/>
          <w:bCs/>
          <w:i/>
          <w:iCs/>
          <w:sz w:val="20"/>
          <w:szCs w:val="20"/>
        </w:rPr>
      </w:pPr>
    </w:p>
    <w:p w14:paraId="1D5ECE6F" w14:textId="77777777" w:rsidR="00640D52" w:rsidDel="00494E27" w:rsidRDefault="00640D52" w:rsidP="008338A5">
      <w:pPr>
        <w:rPr>
          <w:del w:id="623" w:author="Gordon Miller" w:date="2021-12-02T23:56:00Z"/>
          <w:b/>
          <w:bCs/>
          <w:i/>
          <w:iCs/>
          <w:sz w:val="20"/>
          <w:szCs w:val="20"/>
        </w:rPr>
      </w:pPr>
    </w:p>
    <w:p w14:paraId="11360F48" w14:textId="77777777" w:rsidR="00640D52" w:rsidDel="00494E27" w:rsidRDefault="00640D52" w:rsidP="008338A5">
      <w:pPr>
        <w:rPr>
          <w:del w:id="624" w:author="Gordon Miller" w:date="2021-12-02T23:56:00Z"/>
          <w:b/>
          <w:bCs/>
          <w:i/>
          <w:iCs/>
          <w:sz w:val="20"/>
          <w:szCs w:val="20"/>
        </w:rPr>
      </w:pPr>
    </w:p>
    <w:p w14:paraId="0FA5E729" w14:textId="77777777" w:rsidR="00640D52" w:rsidDel="00494E27" w:rsidRDefault="00640D52" w:rsidP="008338A5">
      <w:pPr>
        <w:rPr>
          <w:del w:id="625" w:author="Gordon Miller" w:date="2021-12-02T23:56:00Z"/>
          <w:b/>
          <w:bCs/>
          <w:i/>
          <w:iCs/>
          <w:sz w:val="20"/>
          <w:szCs w:val="20"/>
        </w:rPr>
      </w:pPr>
    </w:p>
    <w:p w14:paraId="5C635314" w14:textId="77777777" w:rsidR="00640D52" w:rsidDel="00494E27" w:rsidRDefault="00640D52" w:rsidP="008338A5">
      <w:pPr>
        <w:rPr>
          <w:del w:id="626" w:author="Gordon Miller" w:date="2021-12-02T23:56:00Z"/>
          <w:b/>
          <w:bCs/>
          <w:i/>
          <w:iCs/>
          <w:sz w:val="20"/>
          <w:szCs w:val="20"/>
        </w:rPr>
      </w:pPr>
    </w:p>
    <w:p w14:paraId="150120D9" w14:textId="77777777" w:rsidR="00640D52" w:rsidRDefault="00640D52" w:rsidP="008338A5">
      <w:pPr>
        <w:rPr>
          <w:b/>
          <w:bCs/>
          <w:i/>
          <w:iCs/>
          <w:sz w:val="20"/>
          <w:szCs w:val="20"/>
        </w:rPr>
      </w:pPr>
    </w:p>
    <w:p w14:paraId="38CFCA5B" w14:textId="4930FB86" w:rsidR="008338A5" w:rsidRPr="008338A5" w:rsidRDefault="008338A5">
      <w:pPr>
        <w:pStyle w:val="figureheading"/>
        <w:keepLines/>
        <w:pPrChange w:id="627" w:author="Gordon Miller" w:date="2021-12-02T23:56:00Z">
          <w:pPr/>
        </w:pPrChange>
      </w:pPr>
      <w:r w:rsidRPr="00737593">
        <w:t xml:space="preserve">Table </w:t>
      </w:r>
      <w:r w:rsidR="00942273">
        <w:t>4</w:t>
      </w:r>
      <w:r w:rsidRPr="00737593">
        <w:t xml:space="preserve">: </w:t>
      </w:r>
      <w:del w:id="628" w:author="Gordon Miller" w:date="2021-12-04T13:32:00Z">
        <w:r w:rsidRPr="00737593" w:rsidDel="001C1F43">
          <w:delText>Credit Score</w:delText>
        </w:r>
      </w:del>
      <w:ins w:id="629" w:author="Gordon Miller" w:date="2021-12-04T13:32:00Z">
        <w:r w:rsidR="001C1F43">
          <w:t>First Time Homebuyer</w:t>
        </w:r>
      </w:ins>
      <w:r w:rsidRPr="00737593">
        <w:t xml:space="preserve"> simple regression</w:t>
      </w:r>
    </w:p>
    <w:p w14:paraId="6F486312" w14:textId="77777777" w:rsidR="008338A5" w:rsidRPr="008338A5" w:rsidRDefault="008338A5">
      <w:pPr>
        <w:keepNext/>
        <w:keepLines/>
        <w:pBdr>
          <w:top w:val="single" w:sz="4" w:space="1" w:color="auto"/>
          <w:left w:val="single" w:sz="4" w:space="4" w:color="auto"/>
          <w:bottom w:val="single" w:sz="4" w:space="1" w:color="auto"/>
          <w:right w:val="single" w:sz="4" w:space="4" w:color="auto"/>
        </w:pBdr>
        <w:rPr>
          <w:b/>
          <w:bCs/>
        </w:rPr>
        <w:pPrChange w:id="630" w:author="Gordon Miller" w:date="2021-12-02T23:56:00Z">
          <w:pPr>
            <w:pBdr>
              <w:top w:val="single" w:sz="4" w:space="1" w:color="auto"/>
              <w:left w:val="single" w:sz="4" w:space="4" w:color="auto"/>
              <w:bottom w:val="single" w:sz="4" w:space="1" w:color="auto"/>
              <w:right w:val="single" w:sz="4" w:space="4" w:color="auto"/>
            </w:pBdr>
          </w:pPr>
        </w:pPrChange>
      </w:pPr>
      <w:r w:rsidRPr="008338A5">
        <w:rPr>
          <w:b/>
          <w:bCs/>
        </w:rPr>
        <w:t>Coefficients:</w:t>
      </w:r>
    </w:p>
    <w:p w14:paraId="470DACBD" w14:textId="7090F39E" w:rsidR="008338A5" w:rsidRPr="008338A5" w:rsidRDefault="008338A5">
      <w:pPr>
        <w:keepNext/>
        <w:keepLines/>
        <w:pBdr>
          <w:top w:val="single" w:sz="4" w:space="1" w:color="auto"/>
          <w:left w:val="single" w:sz="4" w:space="4" w:color="auto"/>
          <w:bottom w:val="single" w:sz="4" w:space="1" w:color="auto"/>
          <w:right w:val="single" w:sz="4" w:space="4" w:color="auto"/>
        </w:pBdr>
        <w:rPr>
          <w:b/>
          <w:bCs/>
        </w:rPr>
        <w:pPrChange w:id="631" w:author="Gordon Miller" w:date="2021-12-02T23:56:00Z">
          <w:pPr>
            <w:pBdr>
              <w:top w:val="single" w:sz="4" w:space="1" w:color="auto"/>
              <w:left w:val="single" w:sz="4" w:space="4" w:color="auto"/>
              <w:bottom w:val="single" w:sz="4" w:space="1" w:color="auto"/>
              <w:right w:val="single" w:sz="4" w:space="4" w:color="auto"/>
            </w:pBdr>
          </w:pPr>
        </w:pPrChange>
      </w:pPr>
      <w:r w:rsidRPr="008338A5">
        <w:rPr>
          <w:b/>
          <w:bCs/>
        </w:rPr>
        <w:t xml:space="preserve">                                            Estimate    Std. Error    t value    Pr(&gt;|t|)    </w:t>
      </w:r>
    </w:p>
    <w:p w14:paraId="72A8AA98" w14:textId="469CDE26" w:rsidR="008338A5" w:rsidRPr="008338A5" w:rsidRDefault="008338A5">
      <w:pPr>
        <w:keepNext/>
        <w:keepLines/>
        <w:pBdr>
          <w:top w:val="single" w:sz="4" w:space="1" w:color="auto"/>
          <w:left w:val="single" w:sz="4" w:space="4" w:color="auto"/>
          <w:bottom w:val="single" w:sz="4" w:space="1" w:color="auto"/>
          <w:right w:val="single" w:sz="4" w:space="4" w:color="auto"/>
        </w:pBdr>
        <w:rPr>
          <w:b/>
          <w:bCs/>
        </w:rPr>
        <w:pPrChange w:id="632" w:author="Gordon Miller" w:date="2021-12-02T23:56:00Z">
          <w:pPr>
            <w:pBdr>
              <w:top w:val="single" w:sz="4" w:space="1" w:color="auto"/>
              <w:left w:val="single" w:sz="4" w:space="4" w:color="auto"/>
              <w:bottom w:val="single" w:sz="4" w:space="1" w:color="auto"/>
              <w:right w:val="single" w:sz="4" w:space="4" w:color="auto"/>
            </w:pBdr>
          </w:pPr>
        </w:pPrChange>
      </w:pPr>
      <w:r w:rsidRPr="008338A5">
        <w:rPr>
          <w:b/>
          <w:bCs/>
        </w:rPr>
        <w:t>(Intercept)                         4.175210   0.002266  1842.9   &lt;2e-16 ***</w:t>
      </w:r>
    </w:p>
    <w:p w14:paraId="4BA5848D" w14:textId="77777777" w:rsidR="008338A5" w:rsidRPr="008338A5" w:rsidRDefault="008338A5">
      <w:pPr>
        <w:keepNext/>
        <w:keepLines/>
        <w:pBdr>
          <w:top w:val="single" w:sz="4" w:space="1" w:color="auto"/>
          <w:left w:val="single" w:sz="4" w:space="4" w:color="auto"/>
          <w:bottom w:val="single" w:sz="4" w:space="1" w:color="auto"/>
          <w:right w:val="single" w:sz="4" w:space="4" w:color="auto"/>
        </w:pBdr>
        <w:rPr>
          <w:b/>
          <w:bCs/>
        </w:rPr>
        <w:pPrChange w:id="633" w:author="Gordon Miller" w:date="2021-12-02T23:56:00Z">
          <w:pPr>
            <w:pBdr>
              <w:top w:val="single" w:sz="4" w:space="1" w:color="auto"/>
              <w:left w:val="single" w:sz="4" w:space="4" w:color="auto"/>
              <w:bottom w:val="single" w:sz="4" w:space="1" w:color="auto"/>
              <w:right w:val="single" w:sz="4" w:space="4" w:color="auto"/>
            </w:pBdr>
          </w:pPr>
        </w:pPrChange>
      </w:pPr>
      <w:r w:rsidRPr="008338A5">
        <w:rPr>
          <w:b/>
          <w:bCs/>
        </w:rPr>
        <w:t>First_Time_HomebuyerY 0.064193   0.004791    13.4   &lt;2e-16 ***</w:t>
      </w:r>
    </w:p>
    <w:p w14:paraId="65B3DB38" w14:textId="320DA447" w:rsidR="000572F8" w:rsidRPr="008338A5" w:rsidRDefault="008338A5">
      <w:pPr>
        <w:keepNext/>
        <w:keepLines/>
        <w:pBdr>
          <w:top w:val="single" w:sz="4" w:space="1" w:color="auto"/>
          <w:left w:val="single" w:sz="4" w:space="4" w:color="auto"/>
          <w:bottom w:val="single" w:sz="4" w:space="1" w:color="auto"/>
          <w:right w:val="single" w:sz="4" w:space="4" w:color="auto"/>
        </w:pBdr>
        <w:rPr>
          <w:b/>
          <w:bCs/>
        </w:rPr>
        <w:pPrChange w:id="634" w:author="Gordon Miller" w:date="2021-12-02T23:56:00Z">
          <w:pPr>
            <w:pBdr>
              <w:top w:val="single" w:sz="4" w:space="1" w:color="auto"/>
              <w:left w:val="single" w:sz="4" w:space="4" w:color="auto"/>
              <w:bottom w:val="single" w:sz="4" w:space="1" w:color="auto"/>
              <w:right w:val="single" w:sz="4" w:space="4" w:color="auto"/>
            </w:pBdr>
          </w:pPr>
        </w:pPrChange>
      </w:pPr>
      <w:r w:rsidRPr="008338A5">
        <w:rPr>
          <w:b/>
          <w:bCs/>
        </w:rPr>
        <w:t>Multiple R-squared:  0.00371,</w:t>
      </w:r>
      <w:r w:rsidRPr="008338A5">
        <w:rPr>
          <w:b/>
          <w:bCs/>
        </w:rPr>
        <w:tab/>
        <w:t xml:space="preserve">Adjusted R-squared:  0.003689 </w:t>
      </w:r>
    </w:p>
    <w:p w14:paraId="63DAB38A" w14:textId="103ED380" w:rsidR="00640D52" w:rsidRDefault="00640D52" w:rsidP="00ED7631">
      <w:r>
        <w:t>We can conclude that the dummy variable for first time homebuyer flag is significant when fitted to original interest rate. This dummy variable can be interpreted as: the average expected difference in interest rate for a first-time homebuyer compared to a non-</w:t>
      </w:r>
      <w:r w:rsidR="000974AD">
        <w:t>first-time</w:t>
      </w:r>
      <w:r>
        <w:t xml:space="preserve"> homebuyer.</w:t>
      </w:r>
    </w:p>
    <w:p w14:paraId="5C19166C" w14:textId="77777777" w:rsidR="00D657BB" w:rsidRDefault="000974AD" w:rsidP="00D657BB">
      <w:pPr>
        <w:pStyle w:val="figureheading"/>
        <w:keepLines/>
      </w:pPr>
      <w:r>
        <w:lastRenderedPageBreak/>
        <w:t>Figure 9</w:t>
      </w:r>
      <w:r w:rsidRPr="00737593">
        <w:t xml:space="preserve">: Credit Score </w:t>
      </w:r>
      <w:r>
        <w:t>Ratings boxplot</w:t>
      </w:r>
    </w:p>
    <w:p w14:paraId="050DB073" w14:textId="77F46748" w:rsidR="000974AD" w:rsidRPr="00D657BB" w:rsidRDefault="00D657BB" w:rsidP="00D657BB">
      <w:pPr>
        <w:pStyle w:val="figureheading"/>
        <w:keepLines/>
      </w:pPr>
      <w:r>
        <w:rPr>
          <w:noProof/>
          <w:sz w:val="16"/>
          <w:szCs w:val="16"/>
        </w:rPr>
        <w:drawing>
          <wp:inline distT="0" distB="0" distL="0" distR="0" wp14:anchorId="762B1A3B" wp14:editId="0C2B95B4">
            <wp:extent cx="4572000" cy="3657600"/>
            <wp:effectExtent l="0" t="0" r="0" b="0"/>
            <wp:docPr id="28" name="Picture 28" descr="Chart, box and whisk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7F7F8CA" w14:textId="330D2C43" w:rsidR="00640D52" w:rsidRDefault="000974AD" w:rsidP="00ED7631">
      <w:pPr>
        <w:rPr>
          <w:rFonts w:cstheme="minorHAnsi"/>
        </w:rPr>
      </w:pPr>
      <w:r w:rsidRPr="000974AD">
        <w:rPr>
          <w:rFonts w:cstheme="minorHAnsi"/>
        </w:rPr>
        <w:t xml:space="preserve">The boxplot that you see </w:t>
      </w:r>
      <w:r>
        <w:rPr>
          <w:rFonts w:cstheme="minorHAnsi"/>
        </w:rPr>
        <w:t>in figure 9</w:t>
      </w:r>
      <w:r w:rsidRPr="000974AD">
        <w:rPr>
          <w:rFonts w:cstheme="minorHAnsi"/>
        </w:rPr>
        <w:t xml:space="preserve"> is the work of creating categorical data from a sample of the credit score ratings. The code classified an excellent score as a range from 800 to 850, a very good score was 740 to 800, a good score was 670 to 740, fair was a score between 580 and 670, and poor was 300 to 560. </w:t>
      </w:r>
      <w:r>
        <w:rPr>
          <w:rFonts w:cstheme="minorHAnsi"/>
        </w:rPr>
        <w:t xml:space="preserve">As mentioned earlier there are no poor credit scores since the NA values from debt to income got ride of most of the data below a credit score of 600. </w:t>
      </w:r>
      <w:r w:rsidR="00942273">
        <w:rPr>
          <w:rFonts w:cstheme="minorHAnsi"/>
        </w:rPr>
        <w:t xml:space="preserve">From observing figure 9 we see that </w:t>
      </w:r>
      <w:r w:rsidR="00CB0958">
        <w:rPr>
          <w:rFonts w:cstheme="minorHAnsi"/>
        </w:rPr>
        <w:t xml:space="preserve"> </w:t>
      </w:r>
      <w:r w:rsidR="00D657BB">
        <w:rPr>
          <w:rFonts w:cstheme="minorHAnsi"/>
        </w:rPr>
        <w:t xml:space="preserve">there is almost no change in average interest rate between poor and fair credit scores but much more significant changes between fiar and good and good and very good. </w:t>
      </w:r>
    </w:p>
    <w:p w14:paraId="0E19F820" w14:textId="014E4935" w:rsidR="00CB0958" w:rsidRPr="00CB0958" w:rsidRDefault="00CB0958">
      <w:pPr>
        <w:pStyle w:val="figureheading"/>
        <w:keepLines/>
        <w:pPrChange w:id="635" w:author="Gordon Miller" w:date="2021-12-02T23:57:00Z">
          <w:pPr/>
        </w:pPrChange>
      </w:pPr>
      <w:r w:rsidRPr="00737593">
        <w:t xml:space="preserve">Table </w:t>
      </w:r>
      <w:r w:rsidR="00942273">
        <w:t>5</w:t>
      </w:r>
      <w:r w:rsidRPr="00737593">
        <w:t xml:space="preserve">: </w:t>
      </w:r>
      <w:r>
        <w:t xml:space="preserve">Debt to Income </w:t>
      </w:r>
      <w:r w:rsidRPr="00737593">
        <w:t>simple regression</w:t>
      </w:r>
    </w:p>
    <w:p w14:paraId="34B25405" w14:textId="77777777" w:rsidR="00CB0958" w:rsidRPr="00CB0958" w:rsidRDefault="00CB0958">
      <w:pPr>
        <w:keepNext/>
        <w:keepLines/>
        <w:pBdr>
          <w:top w:val="single" w:sz="4" w:space="1" w:color="auto"/>
          <w:left w:val="single" w:sz="4" w:space="4" w:color="auto"/>
          <w:bottom w:val="single" w:sz="4" w:space="1" w:color="auto"/>
          <w:right w:val="single" w:sz="4" w:space="4" w:color="auto"/>
        </w:pBdr>
        <w:rPr>
          <w:b/>
          <w:bCs/>
        </w:rPr>
        <w:pPrChange w:id="636" w:author="Gordon Miller" w:date="2021-12-02T23:57:00Z">
          <w:pPr>
            <w:pBdr>
              <w:top w:val="single" w:sz="4" w:space="1" w:color="auto"/>
              <w:left w:val="single" w:sz="4" w:space="4" w:color="auto"/>
              <w:bottom w:val="single" w:sz="4" w:space="1" w:color="auto"/>
              <w:right w:val="single" w:sz="4" w:space="4" w:color="auto"/>
            </w:pBdr>
          </w:pPr>
        </w:pPrChange>
      </w:pPr>
      <w:r w:rsidRPr="00CB0958">
        <w:rPr>
          <w:b/>
          <w:bCs/>
        </w:rPr>
        <w:t>Coefficients:</w:t>
      </w:r>
    </w:p>
    <w:p w14:paraId="384E1A5C" w14:textId="07BE4AF3" w:rsidR="00CB0958" w:rsidRPr="00CB0958" w:rsidRDefault="00CB0958">
      <w:pPr>
        <w:keepNext/>
        <w:keepLines/>
        <w:pBdr>
          <w:top w:val="single" w:sz="4" w:space="1" w:color="auto"/>
          <w:left w:val="single" w:sz="4" w:space="4" w:color="auto"/>
          <w:bottom w:val="single" w:sz="4" w:space="1" w:color="auto"/>
          <w:right w:val="single" w:sz="4" w:space="4" w:color="auto"/>
        </w:pBdr>
        <w:rPr>
          <w:b/>
          <w:bCs/>
        </w:rPr>
        <w:pPrChange w:id="637" w:author="Gordon Miller" w:date="2021-12-02T23:57:00Z">
          <w:pPr>
            <w:pBdr>
              <w:top w:val="single" w:sz="4" w:space="1" w:color="auto"/>
              <w:left w:val="single" w:sz="4" w:space="4" w:color="auto"/>
              <w:bottom w:val="single" w:sz="4" w:space="1" w:color="auto"/>
              <w:right w:val="single" w:sz="4" w:space="4" w:color="auto"/>
            </w:pBdr>
          </w:pPr>
        </w:pPrChange>
      </w:pPr>
      <w:r w:rsidRPr="00CB0958">
        <w:rPr>
          <w:b/>
          <w:bCs/>
        </w:rPr>
        <w:t xml:space="preserve">                       </w:t>
      </w:r>
      <w:r>
        <w:rPr>
          <w:b/>
          <w:bCs/>
        </w:rPr>
        <w:t xml:space="preserve">                     </w:t>
      </w:r>
      <w:r w:rsidRPr="00CB0958">
        <w:rPr>
          <w:b/>
          <w:bCs/>
        </w:rPr>
        <w:t xml:space="preserve"> Estimate</w:t>
      </w:r>
      <w:r>
        <w:rPr>
          <w:b/>
          <w:bCs/>
        </w:rPr>
        <w:t xml:space="preserve">      </w:t>
      </w:r>
      <w:r w:rsidRPr="00CB0958">
        <w:rPr>
          <w:b/>
          <w:bCs/>
        </w:rPr>
        <w:t xml:space="preserve"> Std. Error </w:t>
      </w:r>
      <w:r>
        <w:rPr>
          <w:b/>
          <w:bCs/>
        </w:rPr>
        <w:t xml:space="preserve"> </w:t>
      </w:r>
      <w:r w:rsidRPr="00CB0958">
        <w:rPr>
          <w:b/>
          <w:bCs/>
        </w:rPr>
        <w:t>t value</w:t>
      </w:r>
      <w:r>
        <w:rPr>
          <w:b/>
          <w:bCs/>
        </w:rPr>
        <w:t xml:space="preserve">  </w:t>
      </w:r>
      <w:r w:rsidRPr="00CB0958">
        <w:rPr>
          <w:b/>
          <w:bCs/>
        </w:rPr>
        <w:t xml:space="preserve"> Pr(&gt;|t|)    </w:t>
      </w:r>
    </w:p>
    <w:p w14:paraId="27560D65" w14:textId="795ED0FF" w:rsidR="00CB0958" w:rsidRPr="00CB0958" w:rsidRDefault="00CB0958">
      <w:pPr>
        <w:keepNext/>
        <w:keepLines/>
        <w:pBdr>
          <w:top w:val="single" w:sz="4" w:space="1" w:color="auto"/>
          <w:left w:val="single" w:sz="4" w:space="4" w:color="auto"/>
          <w:bottom w:val="single" w:sz="4" w:space="1" w:color="auto"/>
          <w:right w:val="single" w:sz="4" w:space="4" w:color="auto"/>
        </w:pBdr>
        <w:rPr>
          <w:b/>
          <w:bCs/>
        </w:rPr>
        <w:pPrChange w:id="638" w:author="Gordon Miller" w:date="2021-12-02T23:57:00Z">
          <w:pPr>
            <w:pBdr>
              <w:top w:val="single" w:sz="4" w:space="1" w:color="auto"/>
              <w:left w:val="single" w:sz="4" w:space="4" w:color="auto"/>
              <w:bottom w:val="single" w:sz="4" w:space="1" w:color="auto"/>
              <w:right w:val="single" w:sz="4" w:space="4" w:color="auto"/>
            </w:pBdr>
          </w:pPr>
        </w:pPrChange>
      </w:pPr>
      <w:r w:rsidRPr="00CB0958">
        <w:rPr>
          <w:b/>
          <w:bCs/>
        </w:rPr>
        <w:t xml:space="preserve">(Intercept)            </w:t>
      </w:r>
      <w:r>
        <w:rPr>
          <w:b/>
          <w:bCs/>
        </w:rPr>
        <w:t xml:space="preserve">                </w:t>
      </w:r>
      <w:r w:rsidRPr="00CB0958">
        <w:rPr>
          <w:b/>
          <w:bCs/>
        </w:rPr>
        <w:t xml:space="preserve"> 3.973356   0.007743  513.18   &lt;2e-16 ***</w:t>
      </w:r>
    </w:p>
    <w:p w14:paraId="2B4CAA98" w14:textId="77777777" w:rsidR="00CB0958" w:rsidRPr="00CB0958" w:rsidRDefault="00CB0958">
      <w:pPr>
        <w:keepNext/>
        <w:keepLines/>
        <w:pBdr>
          <w:top w:val="single" w:sz="4" w:space="1" w:color="auto"/>
          <w:left w:val="single" w:sz="4" w:space="4" w:color="auto"/>
          <w:bottom w:val="single" w:sz="4" w:space="1" w:color="auto"/>
          <w:right w:val="single" w:sz="4" w:space="4" w:color="auto"/>
        </w:pBdr>
        <w:rPr>
          <w:b/>
          <w:bCs/>
        </w:rPr>
        <w:pPrChange w:id="639" w:author="Gordon Miller" w:date="2021-12-02T23:57:00Z">
          <w:pPr>
            <w:pBdr>
              <w:top w:val="single" w:sz="4" w:space="1" w:color="auto"/>
              <w:left w:val="single" w:sz="4" w:space="4" w:color="auto"/>
              <w:bottom w:val="single" w:sz="4" w:space="1" w:color="auto"/>
              <w:right w:val="single" w:sz="4" w:space="4" w:color="auto"/>
            </w:pBdr>
          </w:pPr>
        </w:pPrChange>
      </w:pPr>
      <w:r w:rsidRPr="00CB0958">
        <w:rPr>
          <w:b/>
          <w:bCs/>
        </w:rPr>
        <w:t>Original_Debt_To_Income 0.006154   0.000213   28.89   &lt;2e-16 ***</w:t>
      </w:r>
    </w:p>
    <w:p w14:paraId="49CA52A5" w14:textId="1653C503" w:rsidR="00CB0958" w:rsidRDefault="00CB0958">
      <w:pPr>
        <w:keepNext/>
        <w:keepLines/>
        <w:pBdr>
          <w:top w:val="single" w:sz="4" w:space="1" w:color="auto"/>
          <w:left w:val="single" w:sz="4" w:space="4" w:color="auto"/>
          <w:bottom w:val="single" w:sz="4" w:space="1" w:color="auto"/>
          <w:right w:val="single" w:sz="4" w:space="4" w:color="auto"/>
        </w:pBdr>
        <w:rPr>
          <w:b/>
          <w:bCs/>
        </w:rPr>
        <w:pPrChange w:id="640" w:author="Gordon Miller" w:date="2021-12-02T23:57:00Z">
          <w:pPr>
            <w:pBdr>
              <w:top w:val="single" w:sz="4" w:space="1" w:color="auto"/>
              <w:left w:val="single" w:sz="4" w:space="4" w:color="auto"/>
              <w:bottom w:val="single" w:sz="4" w:space="1" w:color="auto"/>
              <w:right w:val="single" w:sz="4" w:space="4" w:color="auto"/>
            </w:pBdr>
          </w:pPr>
        </w:pPrChange>
      </w:pPr>
      <w:r w:rsidRPr="00CB0958">
        <w:rPr>
          <w:b/>
          <w:bCs/>
        </w:rPr>
        <w:t>Multiple R-squared:  0.01701,</w:t>
      </w:r>
      <w:r w:rsidRPr="00CB0958">
        <w:rPr>
          <w:b/>
          <w:bCs/>
        </w:rPr>
        <w:tab/>
        <w:t xml:space="preserve">Adjusted R-squared:  0.01699 </w:t>
      </w:r>
    </w:p>
    <w:p w14:paraId="07D0F5CA" w14:textId="748BC9C7" w:rsidR="00CB0958" w:rsidRDefault="00CB0958" w:rsidP="00ED7631">
      <w:r>
        <w:t xml:space="preserve">From table </w:t>
      </w:r>
      <w:r w:rsidR="00942273">
        <w:t>5</w:t>
      </w:r>
      <w:r>
        <w:t xml:space="preserve"> we </w:t>
      </w:r>
      <w:del w:id="641" w:author="Pamela Drake" w:date="2021-11-28T14:20:00Z">
        <w:r w:rsidDel="00D05B1D">
          <w:delText>can make the conclusion</w:delText>
        </w:r>
      </w:del>
      <w:ins w:id="642" w:author="Pamela Drake" w:date="2021-11-28T14:20:00Z">
        <w:r w:rsidR="00D05B1D">
          <w:t>conclude</w:t>
        </w:r>
      </w:ins>
      <w:r>
        <w:t xml:space="preserve"> that there is a significant positive relation between debt to income and interest rate</w:t>
      </w:r>
      <w:r w:rsidR="009375E5">
        <w:t xml:space="preserve"> (p-value &gt; .05)</w:t>
      </w:r>
      <w:r>
        <w:t xml:space="preserve">. This is interpreted as: </w:t>
      </w:r>
      <w:r w:rsidR="009375E5">
        <w:t>a one unit increase in debt to income yields a 0.0</w:t>
      </w:r>
      <w:r w:rsidR="00942273">
        <w:t>00</w:t>
      </w:r>
      <w:r w:rsidR="009375E5">
        <w:t>061 increase in interest rate on average. Notice that the adjusted R-squared is significantly lower than the credit score regression in table 5, so it seems that credit score may be a better predictor of interest rates than debt to income.</w:t>
      </w:r>
    </w:p>
    <w:p w14:paraId="4BF1BCCD" w14:textId="54CCEACB" w:rsidR="00F81FAD" w:rsidRPr="00F81FAD" w:rsidDel="0048333E" w:rsidRDefault="00F81FAD">
      <w:pPr>
        <w:pStyle w:val="figureheading"/>
        <w:keepLines/>
        <w:rPr>
          <w:del w:id="643" w:author="Gordon Miller" w:date="2021-12-04T13:43:00Z"/>
        </w:rPr>
        <w:pPrChange w:id="644" w:author="Gordon Miller" w:date="2021-12-02T23:57:00Z">
          <w:pPr/>
        </w:pPrChange>
      </w:pPr>
      <w:del w:id="645" w:author="Gordon Miller" w:date="2021-12-04T13:43:00Z">
        <w:r w:rsidRPr="00F81FAD" w:rsidDel="0048333E">
          <w:lastRenderedPageBreak/>
          <w:delText xml:space="preserve">Table 8: Loan Purpose simple </w:delText>
        </w:r>
        <w:commentRangeStart w:id="646"/>
        <w:r w:rsidRPr="00F81FAD" w:rsidDel="0048333E">
          <w:delText>regression</w:delText>
        </w:r>
        <w:commentRangeEnd w:id="646"/>
        <w:r w:rsidR="00D05B1D" w:rsidDel="0048333E">
          <w:rPr>
            <w:rStyle w:val="CommentReference"/>
          </w:rPr>
          <w:commentReference w:id="646"/>
        </w:r>
      </w:del>
    </w:p>
    <w:p w14:paraId="589F1987" w14:textId="59A81833"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47" w:author="Gordon Miller" w:date="2021-12-04T13:43:00Z"/>
          <w:b/>
          <w:bCs/>
        </w:rPr>
        <w:pPrChange w:id="648" w:author="Gordon Miller" w:date="2021-12-02T23:57:00Z">
          <w:pPr>
            <w:pBdr>
              <w:top w:val="single" w:sz="4" w:space="1" w:color="auto"/>
              <w:left w:val="single" w:sz="4" w:space="4" w:color="auto"/>
              <w:bottom w:val="single" w:sz="4" w:space="1" w:color="auto"/>
              <w:right w:val="single" w:sz="4" w:space="4" w:color="auto"/>
            </w:pBdr>
          </w:pPr>
        </w:pPrChange>
      </w:pPr>
      <w:del w:id="649" w:author="Gordon Miller" w:date="2021-12-04T13:43:00Z">
        <w:r w:rsidRPr="00F81FAD" w:rsidDel="0048333E">
          <w:rPr>
            <w:b/>
            <w:bCs/>
          </w:rPr>
          <w:delText>Call:</w:delText>
        </w:r>
      </w:del>
    </w:p>
    <w:p w14:paraId="186A7369" w14:textId="62134FE8"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50" w:author="Gordon Miller" w:date="2021-12-04T13:43:00Z"/>
          <w:b/>
          <w:bCs/>
        </w:rPr>
        <w:pPrChange w:id="651" w:author="Gordon Miller" w:date="2021-12-02T23:57:00Z">
          <w:pPr>
            <w:pBdr>
              <w:top w:val="single" w:sz="4" w:space="1" w:color="auto"/>
              <w:left w:val="single" w:sz="4" w:space="4" w:color="auto"/>
              <w:bottom w:val="single" w:sz="4" w:space="1" w:color="auto"/>
              <w:right w:val="single" w:sz="4" w:space="4" w:color="auto"/>
            </w:pBdr>
          </w:pPr>
        </w:pPrChange>
      </w:pPr>
      <w:del w:id="652" w:author="Gordon Miller" w:date="2021-12-04T13:43:00Z">
        <w:r w:rsidRPr="00F81FAD" w:rsidDel="0048333E">
          <w:rPr>
            <w:b/>
            <w:bCs/>
          </w:rPr>
          <w:delText>lm(formula = Original_Interest_Rate ~ Loan_Purpose, data = df)</w:delText>
        </w:r>
      </w:del>
    </w:p>
    <w:p w14:paraId="46DA351F" w14:textId="426A4B9F"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53" w:author="Gordon Miller" w:date="2021-12-04T13:43:00Z"/>
          <w:b/>
          <w:bCs/>
        </w:rPr>
        <w:pPrChange w:id="654" w:author="Gordon Miller" w:date="2021-12-02T23:57:00Z">
          <w:pPr>
            <w:pBdr>
              <w:top w:val="single" w:sz="4" w:space="1" w:color="auto"/>
              <w:left w:val="single" w:sz="4" w:space="4" w:color="auto"/>
              <w:bottom w:val="single" w:sz="4" w:space="1" w:color="auto"/>
              <w:right w:val="single" w:sz="4" w:space="4" w:color="auto"/>
            </w:pBdr>
          </w:pPr>
        </w:pPrChange>
      </w:pPr>
      <w:del w:id="655" w:author="Gordon Miller" w:date="2021-12-04T13:43:00Z">
        <w:r w:rsidRPr="00F81FAD" w:rsidDel="0048333E">
          <w:rPr>
            <w:b/>
            <w:bCs/>
          </w:rPr>
          <w:delText>Coefficients:</w:delText>
        </w:r>
      </w:del>
    </w:p>
    <w:p w14:paraId="3C34C605" w14:textId="14E210E6"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56" w:author="Gordon Miller" w:date="2021-12-04T13:43:00Z"/>
          <w:b/>
          <w:bCs/>
        </w:rPr>
        <w:pPrChange w:id="657" w:author="Gordon Miller" w:date="2021-12-02T23:57:00Z">
          <w:pPr>
            <w:pBdr>
              <w:top w:val="single" w:sz="4" w:space="1" w:color="auto"/>
              <w:left w:val="single" w:sz="4" w:space="4" w:color="auto"/>
              <w:bottom w:val="single" w:sz="4" w:space="1" w:color="auto"/>
              <w:right w:val="single" w:sz="4" w:space="4" w:color="auto"/>
            </w:pBdr>
          </w:pPr>
        </w:pPrChange>
      </w:pPr>
      <w:del w:id="658" w:author="Gordon Miller" w:date="2021-12-04T13:43:00Z">
        <w:r w:rsidRPr="00F81FAD" w:rsidDel="0048333E">
          <w:rPr>
            <w:b/>
            <w:bCs/>
          </w:rPr>
          <w:delText xml:space="preserve">               </w:delText>
        </w:r>
        <w:r w:rsidDel="0048333E">
          <w:rPr>
            <w:b/>
            <w:bCs/>
          </w:rPr>
          <w:delText xml:space="preserve">              </w:delText>
        </w:r>
        <w:r w:rsidRPr="00F81FAD" w:rsidDel="0048333E">
          <w:rPr>
            <w:b/>
            <w:bCs/>
          </w:rPr>
          <w:delText>Estimate</w:delText>
        </w:r>
        <w:r w:rsidDel="0048333E">
          <w:rPr>
            <w:b/>
            <w:bCs/>
          </w:rPr>
          <w:delText xml:space="preserve">   </w:delText>
        </w:r>
        <w:r w:rsidRPr="00F81FAD" w:rsidDel="0048333E">
          <w:rPr>
            <w:b/>
            <w:bCs/>
          </w:rPr>
          <w:delText xml:space="preserve"> Std. Error</w:delText>
        </w:r>
        <w:r w:rsidDel="0048333E">
          <w:rPr>
            <w:b/>
            <w:bCs/>
          </w:rPr>
          <w:delText xml:space="preserve">  </w:delText>
        </w:r>
        <w:r w:rsidRPr="00F81FAD" w:rsidDel="0048333E">
          <w:rPr>
            <w:b/>
            <w:bCs/>
          </w:rPr>
          <w:delText xml:space="preserve"> t value </w:delText>
        </w:r>
        <w:r w:rsidDel="0048333E">
          <w:rPr>
            <w:b/>
            <w:bCs/>
          </w:rPr>
          <w:delText xml:space="preserve">  </w:delText>
        </w:r>
        <w:r w:rsidRPr="00F81FAD" w:rsidDel="0048333E">
          <w:rPr>
            <w:b/>
            <w:bCs/>
          </w:rPr>
          <w:delText xml:space="preserve">Pr(&gt;|t|)    </w:delText>
        </w:r>
      </w:del>
    </w:p>
    <w:p w14:paraId="4F9D8CE6" w14:textId="6BDBB7DC"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59" w:author="Gordon Miller" w:date="2021-12-04T13:43:00Z"/>
          <w:b/>
          <w:bCs/>
        </w:rPr>
        <w:pPrChange w:id="660" w:author="Gordon Miller" w:date="2021-12-02T23:57:00Z">
          <w:pPr>
            <w:pBdr>
              <w:top w:val="single" w:sz="4" w:space="1" w:color="auto"/>
              <w:left w:val="single" w:sz="4" w:space="4" w:color="auto"/>
              <w:bottom w:val="single" w:sz="4" w:space="1" w:color="auto"/>
              <w:right w:val="single" w:sz="4" w:space="4" w:color="auto"/>
            </w:pBdr>
          </w:pPr>
        </w:pPrChange>
      </w:pPr>
      <w:del w:id="661" w:author="Gordon Miller" w:date="2021-12-04T13:43:00Z">
        <w:r w:rsidRPr="00F81FAD" w:rsidDel="0048333E">
          <w:rPr>
            <w:b/>
            <w:bCs/>
          </w:rPr>
          <w:delText xml:space="preserve">(Intercept)    </w:delText>
        </w:r>
        <w:r w:rsidDel="0048333E">
          <w:rPr>
            <w:b/>
            <w:bCs/>
          </w:rPr>
          <w:delText xml:space="preserve">      </w:delText>
        </w:r>
        <w:r w:rsidRPr="00F81FAD" w:rsidDel="0048333E">
          <w:rPr>
            <w:b/>
            <w:bCs/>
          </w:rPr>
          <w:delText>4.236934   0.004030 1051.32  &lt; 2e-16 ***</w:delText>
        </w:r>
      </w:del>
    </w:p>
    <w:p w14:paraId="6A3340A6" w14:textId="3B3E0F71"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62" w:author="Gordon Miller" w:date="2021-12-04T13:43:00Z"/>
          <w:b/>
          <w:bCs/>
        </w:rPr>
        <w:pPrChange w:id="663" w:author="Gordon Miller" w:date="2021-12-02T23:57:00Z">
          <w:pPr>
            <w:pBdr>
              <w:top w:val="single" w:sz="4" w:space="1" w:color="auto"/>
              <w:left w:val="single" w:sz="4" w:space="4" w:color="auto"/>
              <w:bottom w:val="single" w:sz="4" w:space="1" w:color="auto"/>
              <w:right w:val="single" w:sz="4" w:space="4" w:color="auto"/>
            </w:pBdr>
          </w:pPr>
        </w:pPrChange>
      </w:pPr>
      <w:del w:id="664" w:author="Gordon Miller" w:date="2021-12-04T13:43:00Z">
        <w:r w:rsidRPr="00F81FAD" w:rsidDel="0048333E">
          <w:rPr>
            <w:b/>
            <w:bCs/>
          </w:rPr>
          <w:delText>Loan_PurposeN -0.227259   0.006255  -36.34  &lt; 2e-16 ***</w:delText>
        </w:r>
      </w:del>
    </w:p>
    <w:p w14:paraId="4B440C20" w14:textId="4DAE49DD"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65" w:author="Gordon Miller" w:date="2021-12-04T13:43:00Z"/>
          <w:b/>
          <w:bCs/>
        </w:rPr>
        <w:pPrChange w:id="666" w:author="Gordon Miller" w:date="2021-12-02T23:57:00Z">
          <w:pPr>
            <w:pBdr>
              <w:top w:val="single" w:sz="4" w:space="1" w:color="auto"/>
              <w:left w:val="single" w:sz="4" w:space="4" w:color="auto"/>
              <w:bottom w:val="single" w:sz="4" w:space="1" w:color="auto"/>
              <w:right w:val="single" w:sz="4" w:space="4" w:color="auto"/>
            </w:pBdr>
          </w:pPr>
        </w:pPrChange>
      </w:pPr>
      <w:del w:id="667" w:author="Gordon Miller" w:date="2021-12-04T13:43:00Z">
        <w:r w:rsidRPr="00F81FAD" w:rsidDel="0048333E">
          <w:rPr>
            <w:b/>
            <w:bCs/>
          </w:rPr>
          <w:delText xml:space="preserve">Loan_PurposeP -0.015166   0.004770   -3.18  0.00148 ** </w:delText>
        </w:r>
      </w:del>
    </w:p>
    <w:p w14:paraId="41026ECE" w14:textId="6EF1FF0D" w:rsidR="00F81FAD" w:rsidRPr="00F81FAD" w:rsidDel="0048333E" w:rsidRDefault="00F81FAD">
      <w:pPr>
        <w:keepNext/>
        <w:keepLines/>
        <w:pBdr>
          <w:top w:val="single" w:sz="4" w:space="1" w:color="auto"/>
          <w:left w:val="single" w:sz="4" w:space="4" w:color="auto"/>
          <w:bottom w:val="single" w:sz="4" w:space="1" w:color="auto"/>
          <w:right w:val="single" w:sz="4" w:space="4" w:color="auto"/>
        </w:pBdr>
        <w:rPr>
          <w:del w:id="668" w:author="Gordon Miller" w:date="2021-12-04T13:43:00Z"/>
          <w:b/>
          <w:bCs/>
        </w:rPr>
        <w:pPrChange w:id="669" w:author="Gordon Miller" w:date="2021-12-02T23:57:00Z">
          <w:pPr>
            <w:pBdr>
              <w:top w:val="single" w:sz="4" w:space="1" w:color="auto"/>
              <w:left w:val="single" w:sz="4" w:space="4" w:color="auto"/>
              <w:bottom w:val="single" w:sz="4" w:space="1" w:color="auto"/>
              <w:right w:val="single" w:sz="4" w:space="4" w:color="auto"/>
            </w:pBdr>
          </w:pPr>
        </w:pPrChange>
      </w:pPr>
      <w:del w:id="670" w:author="Gordon Miller" w:date="2021-12-04T13:43:00Z">
        <w:r w:rsidRPr="00F81FAD" w:rsidDel="0048333E">
          <w:rPr>
            <w:b/>
            <w:bCs/>
          </w:rPr>
          <w:delText>Multiple R-squared:  0.03429,</w:delText>
        </w:r>
        <w:r w:rsidRPr="00F81FAD" w:rsidDel="0048333E">
          <w:rPr>
            <w:b/>
            <w:bCs/>
          </w:rPr>
          <w:tab/>
          <w:delText xml:space="preserve">Adjusted R-squared:  0.03425 </w:delText>
        </w:r>
      </w:del>
    </w:p>
    <w:p w14:paraId="18A1DCB9" w14:textId="797EA746" w:rsidR="002A324D" w:rsidDel="00494E27" w:rsidRDefault="00F81FAD" w:rsidP="00ED7631">
      <w:pPr>
        <w:rPr>
          <w:del w:id="671" w:author="Gordon Miller" w:date="2021-12-02T23:57:00Z"/>
        </w:rPr>
      </w:pPr>
      <w:del w:id="672" w:author="Gordon Miller" w:date="2021-12-04T13:43:00Z">
        <w:r w:rsidDel="0048333E">
          <w:delText xml:space="preserve">Featured above in table 8 is the summary of a simple linear regression of loan purpose on interest rate. The reference group for this dummy variable is Refinance – Cash out (C). We can infer that both of our dummy variables are significant since the p-value is </w:delText>
        </w:r>
        <w:r w:rsidR="002A324D" w:rsidDel="0048333E">
          <w:delText xml:space="preserve">lower than our significance level. We can conclude that on average we can expect for a -0.227 decrease in interest rates for a non-cash </w:delText>
        </w:r>
        <w:commentRangeStart w:id="673"/>
        <w:r w:rsidR="002A324D" w:rsidRPr="009D5897" w:rsidDel="0048333E">
          <w:rPr>
            <w:color w:val="FF0000"/>
            <w:rPrChange w:id="674" w:author="Gordon Miller" w:date="2021-12-02T10:51:00Z">
              <w:rPr/>
            </w:rPrChange>
          </w:rPr>
          <w:delText>ou</w:delText>
        </w:r>
      </w:del>
      <w:del w:id="675" w:author="Gordon Miller" w:date="2021-12-02T10:51:00Z">
        <w:r w:rsidR="002A324D" w:rsidDel="009D5897">
          <w:delText>r</w:delText>
        </w:r>
      </w:del>
      <w:del w:id="676" w:author="Gordon Miller" w:date="2021-12-04T13:43:00Z">
        <w:r w:rsidR="002A324D" w:rsidDel="0048333E">
          <w:delText xml:space="preserve"> </w:delText>
        </w:r>
        <w:commentRangeEnd w:id="673"/>
        <w:r w:rsidR="00DE141A" w:rsidDel="0048333E">
          <w:rPr>
            <w:rStyle w:val="CommentReference"/>
          </w:rPr>
          <w:commentReference w:id="673"/>
        </w:r>
        <w:r w:rsidR="002A324D" w:rsidDel="0048333E">
          <w:delText>refinancing loan when compared to a cash out refinance loan. We can also conclude that on average we can expect interest rates to be -0.015 lower for a purchase loan when compared to a cash out refinance loan.</w:delText>
        </w:r>
      </w:del>
    </w:p>
    <w:p w14:paraId="2C4F2E9C" w14:textId="74BBE831" w:rsidR="002A324D" w:rsidDel="00494E27" w:rsidRDefault="002A324D" w:rsidP="00ED7631">
      <w:pPr>
        <w:rPr>
          <w:del w:id="677" w:author="Gordon Miller" w:date="2021-12-02T23:57:00Z"/>
        </w:rPr>
      </w:pPr>
    </w:p>
    <w:p w14:paraId="4EFEDF9C" w14:textId="22D54F0C" w:rsidR="002A324D" w:rsidDel="0048333E" w:rsidRDefault="002A324D" w:rsidP="00ED7631">
      <w:pPr>
        <w:rPr>
          <w:del w:id="678" w:author="Gordon Miller" w:date="2021-12-04T13:44:00Z"/>
        </w:rPr>
      </w:pPr>
    </w:p>
    <w:p w14:paraId="6C463DFF" w14:textId="67ADE98A" w:rsidR="002A324D" w:rsidRPr="002A324D" w:rsidRDefault="002A324D">
      <w:pPr>
        <w:pStyle w:val="figureheading"/>
        <w:keepLines/>
        <w:pPrChange w:id="679" w:author="Gordon Miller" w:date="2021-12-02T23:57:00Z">
          <w:pPr/>
        </w:pPrChange>
      </w:pPr>
      <w:r w:rsidRPr="002A324D">
        <w:t>Figure 10: Loan Purpose boxplot</w:t>
      </w:r>
    </w:p>
    <w:p w14:paraId="3403FA65" w14:textId="6409BB41" w:rsidR="002A324D" w:rsidRPr="00F81FAD" w:rsidRDefault="002A324D">
      <w:pPr>
        <w:keepNext/>
        <w:keepLines/>
        <w:pPrChange w:id="680" w:author="Gordon Miller" w:date="2021-12-02T23:57:00Z">
          <w:pPr/>
        </w:pPrChange>
      </w:pPr>
      <w:r>
        <w:rPr>
          <w:noProof/>
        </w:rPr>
        <w:drawing>
          <wp:inline distT="0" distB="0" distL="0" distR="0" wp14:anchorId="6461A013" wp14:editId="598D5062">
            <wp:extent cx="5257800" cy="36576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00" cy="3657600"/>
                    </a:xfrm>
                    <a:prstGeom prst="rect">
                      <a:avLst/>
                    </a:prstGeom>
                  </pic:spPr>
                </pic:pic>
              </a:graphicData>
            </a:graphic>
          </wp:inline>
        </w:drawing>
      </w:r>
    </w:p>
    <w:p w14:paraId="152610AF" w14:textId="4CF764FE" w:rsidR="002A324D" w:rsidRDefault="002A324D" w:rsidP="00ED7631">
      <w:pPr>
        <w:rPr>
          <w:ins w:id="681" w:author="Gordon Miller" w:date="2021-12-04T13:43:00Z"/>
        </w:rPr>
      </w:pPr>
      <w:r>
        <w:t xml:space="preserve">Figure 10 validates our conclusions </w:t>
      </w:r>
      <w:r w:rsidR="00AF1F7F">
        <w:t>found in</w:t>
      </w:r>
      <w:r>
        <w:t xml:space="preserve"> table 8 by visualizing the distribution and median of interest rates for each loan purpose category.</w:t>
      </w:r>
      <w:r w:rsidR="00AF1F7F">
        <w:t xml:space="preserve"> It appears that mortgage holders who are refinancing with no cash out (N) have the lowest interest rates on average when compared to </w:t>
      </w:r>
      <w:r w:rsidR="00942273">
        <w:t>loans for purchases and loans for refinances with cash out.</w:t>
      </w:r>
    </w:p>
    <w:p w14:paraId="5FAE4CFE" w14:textId="773C1A9E" w:rsidR="0048333E" w:rsidRPr="003F13AD" w:rsidRDefault="0048333E" w:rsidP="003F13AD">
      <w:pPr>
        <w:pStyle w:val="figureheading"/>
        <w:keepLines/>
        <w:rPr>
          <w:ins w:id="682" w:author="Gordon Miller" w:date="2021-12-04T13:43:00Z"/>
        </w:rPr>
      </w:pPr>
      <w:ins w:id="683" w:author="Gordon Miller" w:date="2021-12-04T13:43:00Z">
        <w:r w:rsidRPr="00F81FAD">
          <w:t>Table 8: Loan Purpose simple regression</w:t>
        </w:r>
      </w:ins>
    </w:p>
    <w:p w14:paraId="3CCCA5E2" w14:textId="77777777" w:rsidR="0048333E" w:rsidRPr="00F81FAD" w:rsidRDefault="0048333E" w:rsidP="0048333E">
      <w:pPr>
        <w:keepNext/>
        <w:keepLines/>
        <w:pBdr>
          <w:top w:val="single" w:sz="4" w:space="1" w:color="auto"/>
          <w:left w:val="single" w:sz="4" w:space="4" w:color="auto"/>
          <w:bottom w:val="single" w:sz="4" w:space="1" w:color="auto"/>
          <w:right w:val="single" w:sz="4" w:space="4" w:color="auto"/>
        </w:pBdr>
        <w:rPr>
          <w:ins w:id="684" w:author="Gordon Miller" w:date="2021-12-04T13:43:00Z"/>
          <w:b/>
          <w:bCs/>
        </w:rPr>
      </w:pPr>
      <w:ins w:id="685" w:author="Gordon Miller" w:date="2021-12-04T13:43:00Z">
        <w:r w:rsidRPr="00F81FAD">
          <w:rPr>
            <w:b/>
            <w:bCs/>
          </w:rPr>
          <w:t>Coefficients:</w:t>
        </w:r>
      </w:ins>
    </w:p>
    <w:p w14:paraId="1204A160" w14:textId="77777777" w:rsidR="0048333E" w:rsidRPr="00F81FAD" w:rsidRDefault="0048333E" w:rsidP="0048333E">
      <w:pPr>
        <w:keepNext/>
        <w:keepLines/>
        <w:pBdr>
          <w:top w:val="single" w:sz="4" w:space="1" w:color="auto"/>
          <w:left w:val="single" w:sz="4" w:space="4" w:color="auto"/>
          <w:bottom w:val="single" w:sz="4" w:space="1" w:color="auto"/>
          <w:right w:val="single" w:sz="4" w:space="4" w:color="auto"/>
        </w:pBdr>
        <w:rPr>
          <w:ins w:id="686" w:author="Gordon Miller" w:date="2021-12-04T13:43:00Z"/>
          <w:b/>
          <w:bCs/>
        </w:rPr>
      </w:pPr>
      <w:ins w:id="687" w:author="Gordon Miller" w:date="2021-12-04T13:43:00Z">
        <w:r w:rsidRPr="00F81FAD">
          <w:rPr>
            <w:b/>
            <w:bCs/>
          </w:rPr>
          <w:t xml:space="preserve">               </w:t>
        </w:r>
        <w:r>
          <w:rPr>
            <w:b/>
            <w:bCs/>
          </w:rPr>
          <w:t xml:space="preserve">              </w:t>
        </w:r>
        <w:r w:rsidRPr="00F81FAD">
          <w:rPr>
            <w:b/>
            <w:bCs/>
          </w:rPr>
          <w:t>Estimate</w:t>
        </w:r>
        <w:r>
          <w:rPr>
            <w:b/>
            <w:bCs/>
          </w:rPr>
          <w:t xml:space="preserve">   </w:t>
        </w:r>
        <w:r w:rsidRPr="00F81FAD">
          <w:rPr>
            <w:b/>
            <w:bCs/>
          </w:rPr>
          <w:t xml:space="preserve"> Std. Error</w:t>
        </w:r>
        <w:r>
          <w:rPr>
            <w:b/>
            <w:bCs/>
          </w:rPr>
          <w:t xml:space="preserve">  </w:t>
        </w:r>
        <w:r w:rsidRPr="00F81FAD">
          <w:rPr>
            <w:b/>
            <w:bCs/>
          </w:rPr>
          <w:t xml:space="preserve"> t value </w:t>
        </w:r>
        <w:r>
          <w:rPr>
            <w:b/>
            <w:bCs/>
          </w:rPr>
          <w:t xml:space="preserve">  </w:t>
        </w:r>
        <w:r w:rsidRPr="00F81FAD">
          <w:rPr>
            <w:b/>
            <w:bCs/>
          </w:rPr>
          <w:t xml:space="preserve">Pr(&gt;|t|)    </w:t>
        </w:r>
      </w:ins>
    </w:p>
    <w:p w14:paraId="56AFA449" w14:textId="77777777" w:rsidR="0048333E" w:rsidRPr="00F81FAD" w:rsidRDefault="0048333E" w:rsidP="0048333E">
      <w:pPr>
        <w:keepNext/>
        <w:keepLines/>
        <w:pBdr>
          <w:top w:val="single" w:sz="4" w:space="1" w:color="auto"/>
          <w:left w:val="single" w:sz="4" w:space="4" w:color="auto"/>
          <w:bottom w:val="single" w:sz="4" w:space="1" w:color="auto"/>
          <w:right w:val="single" w:sz="4" w:space="4" w:color="auto"/>
        </w:pBdr>
        <w:rPr>
          <w:ins w:id="688" w:author="Gordon Miller" w:date="2021-12-04T13:43:00Z"/>
          <w:b/>
          <w:bCs/>
        </w:rPr>
      </w:pPr>
      <w:ins w:id="689" w:author="Gordon Miller" w:date="2021-12-04T13:43:00Z">
        <w:r w:rsidRPr="00F81FAD">
          <w:rPr>
            <w:b/>
            <w:bCs/>
          </w:rPr>
          <w:t xml:space="preserve">(Intercept)    </w:t>
        </w:r>
        <w:r>
          <w:rPr>
            <w:b/>
            <w:bCs/>
          </w:rPr>
          <w:t xml:space="preserve">      </w:t>
        </w:r>
        <w:r w:rsidRPr="00F81FAD">
          <w:rPr>
            <w:b/>
            <w:bCs/>
          </w:rPr>
          <w:t>4.236934   0.004030 1051.32  &lt; 2e-16 ***</w:t>
        </w:r>
      </w:ins>
    </w:p>
    <w:p w14:paraId="2B3E5824" w14:textId="77777777" w:rsidR="0048333E" w:rsidRPr="00F81FAD" w:rsidRDefault="0048333E" w:rsidP="0048333E">
      <w:pPr>
        <w:keepNext/>
        <w:keepLines/>
        <w:pBdr>
          <w:top w:val="single" w:sz="4" w:space="1" w:color="auto"/>
          <w:left w:val="single" w:sz="4" w:space="4" w:color="auto"/>
          <w:bottom w:val="single" w:sz="4" w:space="1" w:color="auto"/>
          <w:right w:val="single" w:sz="4" w:space="4" w:color="auto"/>
        </w:pBdr>
        <w:rPr>
          <w:ins w:id="690" w:author="Gordon Miller" w:date="2021-12-04T13:43:00Z"/>
          <w:b/>
          <w:bCs/>
        </w:rPr>
      </w:pPr>
      <w:ins w:id="691" w:author="Gordon Miller" w:date="2021-12-04T13:43:00Z">
        <w:r w:rsidRPr="00F81FAD">
          <w:rPr>
            <w:b/>
            <w:bCs/>
          </w:rPr>
          <w:t>Loan_PurposeN -0.227259   0.006255  -36.34  &lt; 2e-16 ***</w:t>
        </w:r>
      </w:ins>
    </w:p>
    <w:p w14:paraId="11C82BD5" w14:textId="77777777" w:rsidR="0048333E" w:rsidRPr="00F81FAD" w:rsidRDefault="0048333E" w:rsidP="0048333E">
      <w:pPr>
        <w:keepNext/>
        <w:keepLines/>
        <w:pBdr>
          <w:top w:val="single" w:sz="4" w:space="1" w:color="auto"/>
          <w:left w:val="single" w:sz="4" w:space="4" w:color="auto"/>
          <w:bottom w:val="single" w:sz="4" w:space="1" w:color="auto"/>
          <w:right w:val="single" w:sz="4" w:space="4" w:color="auto"/>
        </w:pBdr>
        <w:rPr>
          <w:ins w:id="692" w:author="Gordon Miller" w:date="2021-12-04T13:43:00Z"/>
          <w:b/>
          <w:bCs/>
        </w:rPr>
      </w:pPr>
      <w:ins w:id="693" w:author="Gordon Miller" w:date="2021-12-04T13:43:00Z">
        <w:r w:rsidRPr="00F81FAD">
          <w:rPr>
            <w:b/>
            <w:bCs/>
          </w:rPr>
          <w:t xml:space="preserve">Loan_PurposeP -0.015166   0.004770   -3.18  0.00148 ** </w:t>
        </w:r>
      </w:ins>
    </w:p>
    <w:p w14:paraId="47463A2F" w14:textId="77777777" w:rsidR="0048333E" w:rsidRPr="00F81FAD" w:rsidRDefault="0048333E" w:rsidP="0048333E">
      <w:pPr>
        <w:keepNext/>
        <w:keepLines/>
        <w:pBdr>
          <w:top w:val="single" w:sz="4" w:space="1" w:color="auto"/>
          <w:left w:val="single" w:sz="4" w:space="4" w:color="auto"/>
          <w:bottom w:val="single" w:sz="4" w:space="1" w:color="auto"/>
          <w:right w:val="single" w:sz="4" w:space="4" w:color="auto"/>
        </w:pBdr>
        <w:rPr>
          <w:ins w:id="694" w:author="Gordon Miller" w:date="2021-12-04T13:43:00Z"/>
          <w:b/>
          <w:bCs/>
        </w:rPr>
      </w:pPr>
      <w:ins w:id="695" w:author="Gordon Miller" w:date="2021-12-04T13:43:00Z">
        <w:r w:rsidRPr="00F81FAD">
          <w:rPr>
            <w:b/>
            <w:bCs/>
          </w:rPr>
          <w:t>Multiple R-squared:  0.03429,</w:t>
        </w:r>
        <w:r w:rsidRPr="00F81FAD">
          <w:rPr>
            <w:b/>
            <w:bCs/>
          </w:rPr>
          <w:tab/>
          <w:t xml:space="preserve">Adjusted R-squared:  0.03425 </w:t>
        </w:r>
      </w:ins>
    </w:p>
    <w:p w14:paraId="68B6CE8A" w14:textId="6C32F291" w:rsidR="0048333E" w:rsidRDefault="0048333E" w:rsidP="0048333E">
      <w:ins w:id="696" w:author="Gordon Miller" w:date="2021-12-04T13:43:00Z">
        <w:r>
          <w:t xml:space="preserve">Featured above in table 8 is the summary of a simple linear regression of loan purpose on interest rate. The reference group for this dummy variable is Refinance – Cash out (C). We can infer that both of our dummy variables are significant since the p-value is lower than our significance level. We can conclude that on average we can expect for a -0.227 decrease in interest rates for a non-cash </w:t>
        </w:r>
        <w:r w:rsidRPr="00942273">
          <w:t xml:space="preserve">out </w:t>
        </w:r>
        <w:r>
          <w:t>refinancing loan when compared to a cash out refinance loan. We can also conclude that on average we can expect interest rates to be -0.015 lower for a purchase loan when compared to a cash out refinance loan.</w:t>
        </w:r>
      </w:ins>
    </w:p>
    <w:p w14:paraId="18714AF0" w14:textId="141774C4" w:rsidR="003A0AA8" w:rsidRPr="003A0AA8" w:rsidRDefault="003A0AA8">
      <w:pPr>
        <w:pStyle w:val="figureheading"/>
        <w:keepLines/>
        <w:pPrChange w:id="697" w:author="Gordon Miller" w:date="2021-12-02T23:57:00Z">
          <w:pPr/>
        </w:pPrChange>
      </w:pPr>
      <w:r w:rsidRPr="00F81FAD">
        <w:lastRenderedPageBreak/>
        <w:t xml:space="preserve">Table </w:t>
      </w:r>
      <w:r>
        <w:t>9</w:t>
      </w:r>
      <w:r w:rsidRPr="00F81FAD">
        <w:t xml:space="preserve">: Loan </w:t>
      </w:r>
      <w:r>
        <w:t>Term</w:t>
      </w:r>
      <w:r w:rsidRPr="00F81FAD">
        <w:t xml:space="preserve"> simple regression</w:t>
      </w:r>
    </w:p>
    <w:p w14:paraId="71E94A6A" w14:textId="4EA797BC" w:rsidR="003A0AA8" w:rsidRPr="003A0AA8" w:rsidDel="00214BEE" w:rsidRDefault="003A0AA8">
      <w:pPr>
        <w:keepNext/>
        <w:keepLines/>
        <w:pBdr>
          <w:top w:val="single" w:sz="4" w:space="1" w:color="auto"/>
          <w:left w:val="single" w:sz="4" w:space="4" w:color="auto"/>
          <w:bottom w:val="single" w:sz="4" w:space="1" w:color="auto"/>
          <w:right w:val="single" w:sz="4" w:space="4" w:color="auto"/>
        </w:pBdr>
        <w:rPr>
          <w:del w:id="698" w:author="Gordon Miller" w:date="2021-12-02T23:57:00Z"/>
          <w:b/>
          <w:bCs/>
        </w:rPr>
        <w:pPrChange w:id="699" w:author="Gordon Miller" w:date="2021-12-02T23:57:00Z">
          <w:pPr>
            <w:pBdr>
              <w:top w:val="single" w:sz="4" w:space="1" w:color="auto"/>
              <w:left w:val="single" w:sz="4" w:space="4" w:color="auto"/>
              <w:bottom w:val="single" w:sz="4" w:space="1" w:color="auto"/>
              <w:right w:val="single" w:sz="4" w:space="4" w:color="auto"/>
            </w:pBdr>
          </w:pPr>
        </w:pPrChange>
      </w:pPr>
      <w:del w:id="700" w:author="Gordon Miller" w:date="2021-12-02T23:57:00Z">
        <w:r w:rsidRPr="003A0AA8" w:rsidDel="00214BEE">
          <w:rPr>
            <w:b/>
            <w:bCs/>
          </w:rPr>
          <w:delText>Call:</w:delText>
        </w:r>
      </w:del>
    </w:p>
    <w:p w14:paraId="2B304229" w14:textId="389CA2F8" w:rsidR="003A0AA8" w:rsidRPr="003A0AA8" w:rsidDel="00214BEE" w:rsidRDefault="003A0AA8">
      <w:pPr>
        <w:keepNext/>
        <w:keepLines/>
        <w:pBdr>
          <w:top w:val="single" w:sz="4" w:space="1" w:color="auto"/>
          <w:left w:val="single" w:sz="4" w:space="4" w:color="auto"/>
          <w:bottom w:val="single" w:sz="4" w:space="1" w:color="auto"/>
          <w:right w:val="single" w:sz="4" w:space="4" w:color="auto"/>
        </w:pBdr>
        <w:rPr>
          <w:del w:id="701" w:author="Gordon Miller" w:date="2021-12-02T23:57:00Z"/>
          <w:b/>
          <w:bCs/>
        </w:rPr>
        <w:pPrChange w:id="702" w:author="Gordon Miller" w:date="2021-12-02T23:57:00Z">
          <w:pPr>
            <w:pBdr>
              <w:top w:val="single" w:sz="4" w:space="1" w:color="auto"/>
              <w:left w:val="single" w:sz="4" w:space="4" w:color="auto"/>
              <w:bottom w:val="single" w:sz="4" w:space="1" w:color="auto"/>
              <w:right w:val="single" w:sz="4" w:space="4" w:color="auto"/>
            </w:pBdr>
          </w:pPr>
        </w:pPrChange>
      </w:pPr>
      <w:del w:id="703" w:author="Gordon Miller" w:date="2021-12-02T23:57:00Z">
        <w:r w:rsidRPr="003A0AA8" w:rsidDel="00214BEE">
          <w:rPr>
            <w:b/>
            <w:bCs/>
          </w:rPr>
          <w:delText>lm(formula = Original_Interest_Rate ~ Original_Loan_Term, data = df)</w:delText>
        </w:r>
      </w:del>
    </w:p>
    <w:p w14:paraId="7566E1E1" w14:textId="77777777" w:rsidR="003A0AA8" w:rsidRPr="003A0AA8" w:rsidRDefault="003A0AA8">
      <w:pPr>
        <w:keepNext/>
        <w:keepLines/>
        <w:pBdr>
          <w:top w:val="single" w:sz="4" w:space="1" w:color="auto"/>
          <w:left w:val="single" w:sz="4" w:space="4" w:color="auto"/>
          <w:bottom w:val="single" w:sz="4" w:space="1" w:color="auto"/>
          <w:right w:val="single" w:sz="4" w:space="4" w:color="auto"/>
        </w:pBdr>
        <w:rPr>
          <w:b/>
          <w:bCs/>
        </w:rPr>
        <w:pPrChange w:id="704" w:author="Gordon Miller" w:date="2021-12-02T23:57:00Z">
          <w:pPr>
            <w:pBdr>
              <w:top w:val="single" w:sz="4" w:space="1" w:color="auto"/>
              <w:left w:val="single" w:sz="4" w:space="4" w:color="auto"/>
              <w:bottom w:val="single" w:sz="4" w:space="1" w:color="auto"/>
              <w:right w:val="single" w:sz="4" w:space="4" w:color="auto"/>
            </w:pBdr>
          </w:pPr>
        </w:pPrChange>
      </w:pPr>
      <w:r w:rsidRPr="003A0AA8">
        <w:rPr>
          <w:b/>
          <w:bCs/>
        </w:rPr>
        <w:t>Coefficients:</w:t>
      </w:r>
    </w:p>
    <w:p w14:paraId="06F45D6B" w14:textId="4F437C12" w:rsidR="003A0AA8" w:rsidRPr="003A0AA8" w:rsidRDefault="003A0AA8">
      <w:pPr>
        <w:keepNext/>
        <w:keepLines/>
        <w:pBdr>
          <w:top w:val="single" w:sz="4" w:space="1" w:color="auto"/>
          <w:left w:val="single" w:sz="4" w:space="4" w:color="auto"/>
          <w:bottom w:val="single" w:sz="4" w:space="1" w:color="auto"/>
          <w:right w:val="single" w:sz="4" w:space="4" w:color="auto"/>
        </w:pBdr>
        <w:rPr>
          <w:b/>
          <w:bCs/>
        </w:rPr>
        <w:pPrChange w:id="705" w:author="Gordon Miller" w:date="2021-12-02T23:57:00Z">
          <w:pPr>
            <w:pBdr>
              <w:top w:val="single" w:sz="4" w:space="1" w:color="auto"/>
              <w:left w:val="single" w:sz="4" w:space="4" w:color="auto"/>
              <w:bottom w:val="single" w:sz="4" w:space="1" w:color="auto"/>
              <w:right w:val="single" w:sz="4" w:space="4" w:color="auto"/>
            </w:pBdr>
          </w:pPr>
        </w:pPrChange>
      </w:pPr>
      <w:r w:rsidRPr="003A0AA8">
        <w:rPr>
          <w:b/>
          <w:bCs/>
        </w:rPr>
        <w:t xml:space="preserve">                 </w:t>
      </w:r>
      <w:r w:rsidR="004D1098">
        <w:rPr>
          <w:b/>
          <w:bCs/>
        </w:rPr>
        <w:t xml:space="preserve">                  </w:t>
      </w:r>
      <w:r w:rsidRPr="003A0AA8">
        <w:rPr>
          <w:b/>
          <w:bCs/>
        </w:rPr>
        <w:t xml:space="preserve">   Estimate </w:t>
      </w:r>
      <w:r w:rsidR="004D1098">
        <w:rPr>
          <w:b/>
          <w:bCs/>
        </w:rPr>
        <w:t xml:space="preserve">   </w:t>
      </w:r>
      <w:r w:rsidRPr="003A0AA8">
        <w:rPr>
          <w:b/>
          <w:bCs/>
        </w:rPr>
        <w:t xml:space="preserve">Std. Error </w:t>
      </w:r>
      <w:r w:rsidR="004D1098">
        <w:rPr>
          <w:b/>
          <w:bCs/>
        </w:rPr>
        <w:t xml:space="preserve">    </w:t>
      </w:r>
      <w:r w:rsidRPr="003A0AA8">
        <w:rPr>
          <w:b/>
          <w:bCs/>
        </w:rPr>
        <w:t xml:space="preserve">t value </w:t>
      </w:r>
      <w:r w:rsidR="004D1098">
        <w:rPr>
          <w:b/>
          <w:bCs/>
        </w:rPr>
        <w:t xml:space="preserve"> </w:t>
      </w:r>
      <w:r w:rsidRPr="003A0AA8">
        <w:rPr>
          <w:b/>
          <w:bCs/>
        </w:rPr>
        <w:t xml:space="preserve">Pr(&gt;|t|)    </w:t>
      </w:r>
    </w:p>
    <w:p w14:paraId="67B07BE7" w14:textId="55A07612" w:rsidR="003A0AA8" w:rsidRPr="003A0AA8" w:rsidRDefault="003A0AA8">
      <w:pPr>
        <w:keepNext/>
        <w:keepLines/>
        <w:pBdr>
          <w:top w:val="single" w:sz="4" w:space="1" w:color="auto"/>
          <w:left w:val="single" w:sz="4" w:space="4" w:color="auto"/>
          <w:bottom w:val="single" w:sz="4" w:space="1" w:color="auto"/>
          <w:right w:val="single" w:sz="4" w:space="4" w:color="auto"/>
        </w:pBdr>
        <w:rPr>
          <w:b/>
          <w:bCs/>
        </w:rPr>
        <w:pPrChange w:id="706" w:author="Gordon Miller" w:date="2021-12-02T23:57:00Z">
          <w:pPr>
            <w:pBdr>
              <w:top w:val="single" w:sz="4" w:space="1" w:color="auto"/>
              <w:left w:val="single" w:sz="4" w:space="4" w:color="auto"/>
              <w:bottom w:val="single" w:sz="4" w:space="1" w:color="auto"/>
              <w:right w:val="single" w:sz="4" w:space="4" w:color="auto"/>
            </w:pBdr>
          </w:pPr>
        </w:pPrChange>
      </w:pPr>
      <w:r w:rsidRPr="003A0AA8">
        <w:rPr>
          <w:b/>
          <w:bCs/>
        </w:rPr>
        <w:t xml:space="preserve">(Intercept)        </w:t>
      </w:r>
      <w:r w:rsidR="004D1098">
        <w:rPr>
          <w:b/>
          <w:bCs/>
        </w:rPr>
        <w:t xml:space="preserve">          </w:t>
      </w:r>
      <w:r w:rsidRPr="003A0AA8">
        <w:rPr>
          <w:b/>
          <w:bCs/>
        </w:rPr>
        <w:t>2.9526228  0.0078052   378.3   &lt;2e-16 ***</w:t>
      </w:r>
    </w:p>
    <w:p w14:paraId="485DCCD8" w14:textId="77777777" w:rsidR="003A0AA8" w:rsidRPr="003A0AA8" w:rsidRDefault="003A0AA8">
      <w:pPr>
        <w:keepNext/>
        <w:keepLines/>
        <w:pBdr>
          <w:top w:val="single" w:sz="4" w:space="1" w:color="auto"/>
          <w:left w:val="single" w:sz="4" w:space="4" w:color="auto"/>
          <w:bottom w:val="single" w:sz="4" w:space="1" w:color="auto"/>
          <w:right w:val="single" w:sz="4" w:space="4" w:color="auto"/>
        </w:pBdr>
        <w:rPr>
          <w:b/>
          <w:bCs/>
        </w:rPr>
        <w:pPrChange w:id="707" w:author="Gordon Miller" w:date="2021-12-02T23:57:00Z">
          <w:pPr>
            <w:pBdr>
              <w:top w:val="single" w:sz="4" w:space="1" w:color="auto"/>
              <w:left w:val="single" w:sz="4" w:space="4" w:color="auto"/>
              <w:bottom w:val="single" w:sz="4" w:space="1" w:color="auto"/>
              <w:right w:val="single" w:sz="4" w:space="4" w:color="auto"/>
            </w:pBdr>
          </w:pPr>
        </w:pPrChange>
      </w:pPr>
      <w:r w:rsidRPr="003A0AA8">
        <w:rPr>
          <w:b/>
          <w:bCs/>
        </w:rPr>
        <w:t>Original_Loan_Term 0.0037896  0.0000234   162.0   &lt;2e-16 ***</w:t>
      </w:r>
    </w:p>
    <w:p w14:paraId="6AE8FAD1" w14:textId="37AB796B" w:rsidR="003A0AA8" w:rsidRPr="003A0AA8" w:rsidRDefault="003A0AA8">
      <w:pPr>
        <w:keepNext/>
        <w:keepLines/>
        <w:pBdr>
          <w:top w:val="single" w:sz="4" w:space="1" w:color="auto"/>
          <w:left w:val="single" w:sz="4" w:space="4" w:color="auto"/>
          <w:bottom w:val="single" w:sz="4" w:space="1" w:color="auto"/>
          <w:right w:val="single" w:sz="4" w:space="4" w:color="auto"/>
        </w:pBdr>
        <w:rPr>
          <w:b/>
          <w:bCs/>
        </w:rPr>
        <w:pPrChange w:id="708" w:author="Gordon Miller" w:date="2021-12-02T23:57:00Z">
          <w:pPr>
            <w:pBdr>
              <w:top w:val="single" w:sz="4" w:space="1" w:color="auto"/>
              <w:left w:val="single" w:sz="4" w:space="4" w:color="auto"/>
              <w:bottom w:val="single" w:sz="4" w:space="1" w:color="auto"/>
              <w:right w:val="single" w:sz="4" w:space="4" w:color="auto"/>
            </w:pBdr>
          </w:pPr>
        </w:pPrChange>
      </w:pPr>
      <w:r w:rsidRPr="003A0AA8">
        <w:rPr>
          <w:b/>
          <w:bCs/>
        </w:rPr>
        <w:t>Multiple R-squared:  0.3523,</w:t>
      </w:r>
      <w:r w:rsidRPr="003A0AA8">
        <w:rPr>
          <w:b/>
          <w:bCs/>
        </w:rPr>
        <w:tab/>
        <w:t xml:space="preserve">Adjusted R-squared:  0.3523 </w:t>
      </w:r>
    </w:p>
    <w:p w14:paraId="5E70DD1E" w14:textId="0BD8911B" w:rsidR="003A0AA8" w:rsidRDefault="003A0AA8" w:rsidP="00D657BB">
      <w:r>
        <w:t>In table 9 we can come to the conclusion that for every one month increase in loan term we can expect a 0.0</w:t>
      </w:r>
      <w:r w:rsidR="00942273">
        <w:t>00</w:t>
      </w:r>
      <w:r>
        <w:t xml:space="preserve">0379 increase in interest rate on average. </w:t>
      </w:r>
      <w:r w:rsidR="003B02F8">
        <w:t xml:space="preserve">This is in fact a significant relationship since our p-value is below .05. It is also important to note that the loan term regression has a much higher </w:t>
      </w:r>
      <w:r w:rsidR="00942273">
        <w:t xml:space="preserve">multiple </w:t>
      </w:r>
      <w:r w:rsidR="003B02F8">
        <w:t>R-squared value compared to any of our other variables</w:t>
      </w:r>
      <w:r w:rsidR="00942273">
        <w:t>.</w:t>
      </w:r>
    </w:p>
    <w:p w14:paraId="0E436BEA" w14:textId="77777777" w:rsidR="00D657BB" w:rsidRPr="00D657BB" w:rsidDel="00214BEE" w:rsidRDefault="00D657BB">
      <w:pPr>
        <w:pStyle w:val="figureheading"/>
        <w:keepLines/>
        <w:rPr>
          <w:del w:id="709" w:author="Gordon Miller" w:date="2021-12-02T23:58:00Z"/>
        </w:rPr>
        <w:pPrChange w:id="710" w:author="Gordon Miller" w:date="2021-12-02T23:58:00Z">
          <w:pPr/>
        </w:pPrChange>
      </w:pPr>
    </w:p>
    <w:p w14:paraId="4BB56159" w14:textId="4F27792D" w:rsidR="004D1098" w:rsidRPr="004D1098" w:rsidDel="00214BEE" w:rsidRDefault="004D1098">
      <w:pPr>
        <w:pStyle w:val="figureheading"/>
        <w:keepLines/>
        <w:rPr>
          <w:del w:id="711" w:author="Gordon Miller" w:date="2021-12-02T23:58:00Z"/>
          <w:rFonts w:eastAsia="Times New Roman"/>
          <w:sz w:val="20"/>
          <w:szCs w:val="20"/>
        </w:rPr>
        <w:pPrChange w:id="712" w:author="Gordon Miller" w:date="2021-12-02T23:58:00Z">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pPrChange>
      </w:pPr>
      <w:del w:id="713" w:author="Gordon Miller" w:date="2021-12-02T23:58:00Z">
        <w:r w:rsidRPr="004D1098" w:rsidDel="00214BEE">
          <w:rPr>
            <w:rFonts w:ascii="Lucida Console" w:eastAsia="Times New Roman" w:hAnsi="Lucida Console" w:cs="Courier New"/>
            <w:sz w:val="20"/>
            <w:szCs w:val="20"/>
            <w:bdr w:val="none" w:sz="0" w:space="0" w:color="auto" w:frame="1"/>
          </w:rPr>
          <w:br/>
        </w:r>
        <w:r w:rsidRPr="004D1098" w:rsidDel="00214BEE">
          <w:rPr>
            <w:rFonts w:eastAsia="Times New Roman"/>
            <w:sz w:val="20"/>
            <w:szCs w:val="20"/>
          </w:rPr>
          <w:delText>Call:</w:delText>
        </w:r>
      </w:del>
    </w:p>
    <w:p w14:paraId="564769AF" w14:textId="1A89E924" w:rsidR="00CB045A" w:rsidRPr="00D657BB" w:rsidRDefault="004D1098" w:rsidP="00D657BB">
      <w:pPr>
        <w:pStyle w:val="figureheading"/>
        <w:keepLines/>
        <w:rPr>
          <w:rFonts w:eastAsia="Times New Roman"/>
          <w:sz w:val="20"/>
          <w:szCs w:val="20"/>
        </w:rPr>
      </w:pPr>
      <w:del w:id="714" w:author="Gordon Miller" w:date="2021-12-02T23:58:00Z">
        <w:r w:rsidRPr="004D1098" w:rsidDel="00214BEE">
          <w:rPr>
            <w:rFonts w:eastAsia="Times New Roman"/>
            <w:sz w:val="20"/>
            <w:szCs w:val="20"/>
          </w:rPr>
          <w:delText>lm(formula = Original_Loan_To_Value ~ Original_Loan_Term, data = df)</w:delText>
        </w:r>
      </w:del>
      <w:r w:rsidR="00CB045A" w:rsidRPr="003B02F8">
        <w:t>Figure 1</w:t>
      </w:r>
      <w:r w:rsidR="00CB045A">
        <w:t>2</w:t>
      </w:r>
      <w:r w:rsidR="00CB045A" w:rsidRPr="003B02F8">
        <w:t xml:space="preserve">: </w:t>
      </w:r>
      <w:r w:rsidR="00CB045A">
        <w:t>US interest rate heat map</w:t>
      </w:r>
    </w:p>
    <w:p w14:paraId="66A8931D" w14:textId="14FF54AE" w:rsidR="00CB045A" w:rsidRDefault="008D745C">
      <w:pPr>
        <w:keepNext/>
        <w:keepLines/>
        <w:pPrChange w:id="715" w:author="Gordon Miller" w:date="2021-12-02T23:58:00Z">
          <w:pPr/>
        </w:pPrChange>
      </w:pPr>
      <w:r>
        <w:rPr>
          <w:noProof/>
        </w:rPr>
        <w:drawing>
          <wp:inline distT="0" distB="0" distL="0" distR="0" wp14:anchorId="22604ECF" wp14:editId="3BF41058">
            <wp:extent cx="4572000" cy="3657600"/>
            <wp:effectExtent l="0" t="0" r="0" b="0"/>
            <wp:docPr id="26" name="Picture 26"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16374410" w14:textId="4965BD41" w:rsidR="00214BEE" w:rsidRDefault="00CB045A" w:rsidP="00ED7631">
      <w:pPr>
        <w:rPr>
          <w:ins w:id="716" w:author="Gordon Miller" w:date="2021-12-02T23:59:00Z"/>
          <w:rFonts w:cstheme="minorHAnsi"/>
          <w:color w:val="000000"/>
        </w:rPr>
      </w:pPr>
      <w:r w:rsidRPr="00CB045A">
        <w:rPr>
          <w:rFonts w:cstheme="minorHAnsi"/>
          <w:color w:val="000000"/>
        </w:rPr>
        <w:t>From the heat map that we created based on the 2017 historical data</w:t>
      </w:r>
      <w:r>
        <w:rPr>
          <w:rFonts w:cstheme="minorHAnsi"/>
          <w:color w:val="000000"/>
        </w:rPr>
        <w:t>(figure 12)</w:t>
      </w:r>
      <w:r w:rsidRPr="00CB045A">
        <w:rPr>
          <w:rFonts w:cstheme="minorHAnsi"/>
          <w:color w:val="000000"/>
        </w:rPr>
        <w:t xml:space="preserve">, we observed that Nevada has the highest average and North Dakota the lowest. We were more interested in this discovery and did some research to find that </w:t>
      </w:r>
      <w:r w:rsidR="0095508F">
        <w:fldChar w:fldCharType="begin"/>
      </w:r>
      <w:r w:rsidR="0095508F">
        <w:instrText xml:space="preserve"> HYPERLINK "https://smartasset.com/mortgage/nevada-mortgage-rates" </w:instrText>
      </w:r>
      <w:r w:rsidR="0095508F">
        <w:fldChar w:fldCharType="separate"/>
      </w:r>
      <w:r w:rsidRPr="00CB045A">
        <w:rPr>
          <w:rStyle w:val="Hyperlink"/>
          <w:rFonts w:cstheme="minorHAnsi"/>
          <w:color w:val="1155CC"/>
        </w:rPr>
        <w:t>Nevada</w:t>
      </w:r>
      <w:r w:rsidR="0095508F">
        <w:rPr>
          <w:rStyle w:val="Hyperlink"/>
          <w:rFonts w:cstheme="minorHAnsi"/>
          <w:color w:val="1155CC"/>
        </w:rPr>
        <w:fldChar w:fldCharType="end"/>
      </w:r>
      <w:r w:rsidRPr="00CB045A">
        <w:rPr>
          <w:rFonts w:cstheme="minorHAnsi"/>
          <w:color w:val="000000"/>
        </w:rPr>
        <w:t xml:space="preserve"> interest rates were .12% higher and </w:t>
      </w:r>
      <w:r w:rsidR="0095508F">
        <w:fldChar w:fldCharType="begin"/>
      </w:r>
      <w:r w:rsidR="0095508F">
        <w:instrText xml:space="preserve"> HYPERLINK "https://smartasset.com/mortgage/north-dakota-mortgage-rates" </w:instrText>
      </w:r>
      <w:r w:rsidR="0095508F">
        <w:fldChar w:fldCharType="separate"/>
      </w:r>
      <w:r w:rsidRPr="00CB045A">
        <w:rPr>
          <w:rStyle w:val="Hyperlink"/>
          <w:rFonts w:cstheme="minorHAnsi"/>
          <w:color w:val="1155CC"/>
        </w:rPr>
        <w:t>North Dakota</w:t>
      </w:r>
      <w:r w:rsidR="0095508F">
        <w:rPr>
          <w:rStyle w:val="Hyperlink"/>
          <w:rFonts w:cstheme="minorHAnsi"/>
          <w:color w:val="1155CC"/>
        </w:rPr>
        <w:fldChar w:fldCharType="end"/>
      </w:r>
      <w:r w:rsidRPr="00CB045A">
        <w:rPr>
          <w:rFonts w:cstheme="minorHAnsi"/>
          <w:color w:val="000000"/>
        </w:rPr>
        <w:t xml:space="preserve"> was .12% lower in comparison to the United States average (4.03%) in the year 2017, according to </w:t>
      </w:r>
      <w:r w:rsidR="0095508F">
        <w:fldChar w:fldCharType="begin"/>
      </w:r>
      <w:r w:rsidR="0095508F">
        <w:instrText xml:space="preserve"> HYPERLINK "https://smartasset.com/" </w:instrText>
      </w:r>
      <w:r w:rsidR="0095508F">
        <w:fldChar w:fldCharType="separate"/>
      </w:r>
      <w:r w:rsidRPr="00CB045A">
        <w:rPr>
          <w:rStyle w:val="Hyperlink"/>
          <w:rFonts w:cstheme="minorHAnsi"/>
          <w:color w:val="1155CC"/>
        </w:rPr>
        <w:t>smartasset.com</w:t>
      </w:r>
      <w:r w:rsidR="0095508F">
        <w:rPr>
          <w:rStyle w:val="Hyperlink"/>
          <w:rFonts w:cstheme="minorHAnsi"/>
          <w:color w:val="1155CC"/>
        </w:rPr>
        <w:fldChar w:fldCharType="end"/>
      </w:r>
      <w:r w:rsidRPr="00CB045A">
        <w:rPr>
          <w:rFonts w:cstheme="minorHAnsi"/>
          <w:color w:val="000000"/>
        </w:rPr>
        <w:t xml:space="preserve"> data.</w:t>
      </w:r>
    </w:p>
    <w:p w14:paraId="043C3179" w14:textId="77777777" w:rsidR="00CB045A" w:rsidDel="00214BEE" w:rsidRDefault="00CB045A" w:rsidP="00ED7631">
      <w:pPr>
        <w:rPr>
          <w:del w:id="717" w:author="Gordon Miller" w:date="2021-12-02T23:58:00Z"/>
          <w:b/>
          <w:bCs/>
          <w:sz w:val="28"/>
          <w:szCs w:val="28"/>
          <w:u w:val="single"/>
        </w:rPr>
      </w:pPr>
    </w:p>
    <w:p w14:paraId="5B52CE83" w14:textId="77777777" w:rsidR="00CB045A" w:rsidDel="00214BEE" w:rsidRDefault="00CB045A" w:rsidP="00ED7631">
      <w:pPr>
        <w:rPr>
          <w:del w:id="718" w:author="Gordon Miller" w:date="2021-12-02T23:58:00Z"/>
          <w:b/>
          <w:bCs/>
          <w:sz w:val="28"/>
          <w:szCs w:val="28"/>
          <w:u w:val="single"/>
        </w:rPr>
      </w:pPr>
    </w:p>
    <w:p w14:paraId="52ACDEF5" w14:textId="77777777" w:rsidR="00CB045A" w:rsidDel="00214BEE" w:rsidRDefault="00CB045A" w:rsidP="00ED7631">
      <w:pPr>
        <w:rPr>
          <w:del w:id="719" w:author="Gordon Miller" w:date="2021-12-02T23:58:00Z"/>
          <w:b/>
          <w:bCs/>
          <w:sz w:val="28"/>
          <w:szCs w:val="28"/>
          <w:u w:val="single"/>
        </w:rPr>
      </w:pPr>
    </w:p>
    <w:p w14:paraId="032ECE25" w14:textId="77777777" w:rsidR="00CB045A" w:rsidDel="00214BEE" w:rsidRDefault="00CB045A" w:rsidP="00ED7631">
      <w:pPr>
        <w:rPr>
          <w:del w:id="720" w:author="Gordon Miller" w:date="2021-12-02T23:58:00Z"/>
          <w:b/>
          <w:bCs/>
          <w:sz w:val="28"/>
          <w:szCs w:val="28"/>
          <w:u w:val="single"/>
        </w:rPr>
      </w:pPr>
    </w:p>
    <w:p w14:paraId="65C90DD2" w14:textId="77777777" w:rsidR="00CB045A" w:rsidDel="00214BEE" w:rsidRDefault="00CB045A" w:rsidP="00ED7631">
      <w:pPr>
        <w:rPr>
          <w:del w:id="721" w:author="Gordon Miller" w:date="2021-12-02T23:58:00Z"/>
          <w:b/>
          <w:bCs/>
          <w:sz w:val="28"/>
          <w:szCs w:val="28"/>
          <w:u w:val="single"/>
        </w:rPr>
      </w:pPr>
    </w:p>
    <w:p w14:paraId="1C21D346" w14:textId="77777777" w:rsidR="00CB045A" w:rsidDel="00214BEE" w:rsidRDefault="00CB045A" w:rsidP="00ED7631">
      <w:pPr>
        <w:rPr>
          <w:del w:id="722" w:author="Gordon Miller" w:date="2021-12-02T23:58:00Z"/>
          <w:b/>
          <w:bCs/>
          <w:sz w:val="28"/>
          <w:szCs w:val="28"/>
          <w:u w:val="single"/>
        </w:rPr>
      </w:pPr>
    </w:p>
    <w:p w14:paraId="6142633E" w14:textId="77777777" w:rsidR="00CB045A" w:rsidDel="00214BEE" w:rsidRDefault="00CB045A" w:rsidP="00ED7631">
      <w:pPr>
        <w:rPr>
          <w:del w:id="723" w:author="Gordon Miller" w:date="2021-12-02T23:58:00Z"/>
          <w:b/>
          <w:bCs/>
          <w:sz w:val="28"/>
          <w:szCs w:val="28"/>
          <w:u w:val="single"/>
        </w:rPr>
      </w:pPr>
    </w:p>
    <w:p w14:paraId="11BE0E44" w14:textId="77777777" w:rsidR="00D87002" w:rsidDel="00214BEE" w:rsidRDefault="00D87002" w:rsidP="00ED7631">
      <w:pPr>
        <w:rPr>
          <w:del w:id="724" w:author="Gordon Miller" w:date="2021-12-02T23:58:00Z"/>
          <w:b/>
          <w:bCs/>
          <w:sz w:val="28"/>
          <w:szCs w:val="28"/>
          <w:u w:val="single"/>
        </w:rPr>
      </w:pPr>
    </w:p>
    <w:p w14:paraId="0C691EBE" w14:textId="77777777" w:rsidR="00D87002" w:rsidDel="00214BEE" w:rsidRDefault="00D87002" w:rsidP="00ED7631">
      <w:pPr>
        <w:rPr>
          <w:del w:id="725" w:author="Gordon Miller" w:date="2021-12-02T23:58:00Z"/>
          <w:b/>
          <w:bCs/>
          <w:sz w:val="28"/>
          <w:szCs w:val="28"/>
          <w:u w:val="single"/>
        </w:rPr>
      </w:pPr>
    </w:p>
    <w:p w14:paraId="73C48BCE" w14:textId="471BC120" w:rsidR="00D87002" w:rsidRPr="00D657BB" w:rsidRDefault="00ED7631" w:rsidP="00D657BB">
      <w:pPr>
        <w:pStyle w:val="Heading1"/>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26" w:name="_Toc89554566"/>
      <w:r w:rsidRPr="00F87E7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727" w:author="Gordon Miller" w:date="2021-12-03T00:03:00Z">
            <w:rPr/>
          </w:rPrChange>
        </w:rPr>
        <w:t>multivariate Analysis:</w:t>
      </w:r>
      <w:bookmarkEnd w:id="726"/>
    </w:p>
    <w:p w14:paraId="6A6C41F4" w14:textId="6D272FC0" w:rsidR="00D87002" w:rsidRPr="00D87002" w:rsidRDefault="00D87002">
      <w:pPr>
        <w:pStyle w:val="figureheading"/>
        <w:keepLines/>
        <w:pPrChange w:id="728" w:author="Gordon Miller" w:date="2021-12-02T23:59:00Z">
          <w:pPr/>
        </w:pPrChange>
      </w:pPr>
      <w:r w:rsidRPr="003B02F8">
        <w:t>Figure 1</w:t>
      </w:r>
      <w:r>
        <w:t>3</w:t>
      </w:r>
      <w:r w:rsidRPr="003B02F8">
        <w:t xml:space="preserve">: </w:t>
      </w:r>
      <w:r>
        <w:t>Credit Score vs interest rate by Credit rating scatterplot</w:t>
      </w:r>
    </w:p>
    <w:p w14:paraId="7936E2F7" w14:textId="034AA861" w:rsidR="00ED7631" w:rsidRDefault="00F37BF7">
      <w:pPr>
        <w:keepNext/>
        <w:keepLines/>
        <w:pPrChange w:id="729" w:author="Gordon Miller" w:date="2021-12-02T23:59:00Z">
          <w:pPr/>
        </w:pPrChange>
      </w:pPr>
      <w:r>
        <w:rPr>
          <w:noProof/>
        </w:rPr>
        <w:drawing>
          <wp:inline distT="0" distB="0" distL="0" distR="0" wp14:anchorId="622A4B4E" wp14:editId="49063343">
            <wp:extent cx="4572000" cy="3657600"/>
            <wp:effectExtent l="0" t="0" r="0" b="0"/>
            <wp:docPr id="17" name="Picture 17"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6990DBDE" w14:textId="04EA5B6E" w:rsidR="00051E6A" w:rsidDel="00214BEE" w:rsidRDefault="00D87002" w:rsidP="00051E6A">
      <w:pPr>
        <w:rPr>
          <w:del w:id="730" w:author="Gordon Miller" w:date="2021-12-03T00:00:00Z"/>
        </w:rPr>
      </w:pPr>
      <w:del w:id="731" w:author="Pamela Drake" w:date="2021-11-28T14:25:00Z">
        <w:r w:rsidDel="00DE141A">
          <w:delText xml:space="preserve">After </w:delText>
        </w:r>
        <w:r w:rsidR="00F37BF7" w:rsidDel="00DE141A">
          <w:delText>playing</w:delText>
        </w:r>
        <w:r w:rsidDel="00DE141A">
          <w:delText xml:space="preserve"> around with a couple different plots we came up with the scatterplot shown </w:delText>
        </w:r>
        <w:r w:rsidR="00F37BF7" w:rsidDel="00DE141A">
          <w:delText>in figure 13. It seems like there may be interaction</w:delText>
        </w:r>
      </w:del>
      <w:ins w:id="732" w:author="Pamela Drake" w:date="2021-11-28T14:25:00Z">
        <w:r w:rsidR="00DE141A">
          <w:t>This scatterplot illustrates the relationship</w:t>
        </w:r>
      </w:ins>
      <w:r w:rsidR="00F37BF7">
        <w:t xml:space="preserve"> between credit score and credit score ratings. </w:t>
      </w:r>
      <w:del w:id="733" w:author="Pamela Drake" w:date="2021-11-28T14:25:00Z">
        <w:r w:rsidR="00F37BF7" w:rsidDel="00DE141A">
          <w:delText>Meaning that</w:delText>
        </w:r>
      </w:del>
      <w:ins w:id="734" w:author="Pamela Drake" w:date="2021-11-28T14:25:00Z">
        <w:r w:rsidR="00DE141A">
          <w:t>T</w:t>
        </w:r>
      </w:ins>
      <w:del w:id="735" w:author="Pamela Drake" w:date="2021-11-28T14:25:00Z">
        <w:r w:rsidR="00F37BF7" w:rsidDel="00DE141A">
          <w:delText xml:space="preserve"> </w:delText>
        </w:r>
      </w:del>
      <w:r w:rsidR="00F37BF7">
        <w:t>the average expected change in interest rate for one unit change in credit score may vary depending on credit score rating. We decided to test this with a regression with an effect modifier found in table 11.</w:t>
      </w:r>
    </w:p>
    <w:p w14:paraId="2EDE76C6" w14:textId="77777777" w:rsidR="00AA5833" w:rsidDel="00214BEE" w:rsidRDefault="00AA5833" w:rsidP="00F37BF7">
      <w:pPr>
        <w:rPr>
          <w:del w:id="736" w:author="Gordon Miller" w:date="2021-12-03T00:00:00Z"/>
          <w:b/>
          <w:bCs/>
          <w:i/>
          <w:iCs/>
        </w:rPr>
      </w:pPr>
    </w:p>
    <w:p w14:paraId="5D70EABF" w14:textId="77777777" w:rsidR="00AA5833" w:rsidDel="00214BEE" w:rsidRDefault="00AA5833" w:rsidP="00F37BF7">
      <w:pPr>
        <w:rPr>
          <w:del w:id="737" w:author="Gordon Miller" w:date="2021-12-03T00:00:00Z"/>
          <w:b/>
          <w:bCs/>
          <w:i/>
          <w:iCs/>
        </w:rPr>
      </w:pPr>
    </w:p>
    <w:p w14:paraId="72078BEB" w14:textId="77777777" w:rsidR="00AA5833" w:rsidDel="00214BEE" w:rsidRDefault="00AA5833" w:rsidP="00F37BF7">
      <w:pPr>
        <w:rPr>
          <w:del w:id="738" w:author="Gordon Miller" w:date="2021-12-03T00:00:00Z"/>
          <w:b/>
          <w:bCs/>
          <w:i/>
          <w:iCs/>
        </w:rPr>
      </w:pPr>
    </w:p>
    <w:p w14:paraId="733F0D01" w14:textId="77777777" w:rsidR="00AA5833" w:rsidDel="00214BEE" w:rsidRDefault="00AA5833" w:rsidP="00F37BF7">
      <w:pPr>
        <w:rPr>
          <w:del w:id="739" w:author="Gordon Miller" w:date="2021-12-03T00:00:00Z"/>
          <w:b/>
          <w:bCs/>
          <w:i/>
          <w:iCs/>
        </w:rPr>
      </w:pPr>
    </w:p>
    <w:p w14:paraId="1DE1386C" w14:textId="77777777" w:rsidR="00AA5833" w:rsidDel="00214BEE" w:rsidRDefault="00AA5833" w:rsidP="00F37BF7">
      <w:pPr>
        <w:rPr>
          <w:del w:id="740" w:author="Gordon Miller" w:date="2021-12-02T23:59:00Z"/>
          <w:b/>
          <w:bCs/>
          <w:i/>
          <w:iCs/>
        </w:rPr>
      </w:pPr>
    </w:p>
    <w:p w14:paraId="46C31739" w14:textId="77777777" w:rsidR="00AA5833" w:rsidDel="00214BEE" w:rsidRDefault="00AA5833" w:rsidP="00F37BF7">
      <w:pPr>
        <w:rPr>
          <w:del w:id="741" w:author="Gordon Miller" w:date="2021-12-02T23:59:00Z"/>
          <w:b/>
          <w:bCs/>
          <w:i/>
          <w:iCs/>
        </w:rPr>
      </w:pPr>
    </w:p>
    <w:p w14:paraId="5ED3106F" w14:textId="77777777" w:rsidR="00AA5833" w:rsidDel="00214BEE" w:rsidRDefault="00AA5833" w:rsidP="00F37BF7">
      <w:pPr>
        <w:rPr>
          <w:del w:id="742" w:author="Gordon Miller" w:date="2021-12-02T23:59:00Z"/>
          <w:b/>
          <w:bCs/>
          <w:i/>
          <w:iCs/>
        </w:rPr>
      </w:pPr>
    </w:p>
    <w:p w14:paraId="0FFA27EB" w14:textId="77777777" w:rsidR="00AA5833" w:rsidDel="00214BEE" w:rsidRDefault="00AA5833" w:rsidP="00F37BF7">
      <w:pPr>
        <w:rPr>
          <w:del w:id="743" w:author="Gordon Miller" w:date="2021-12-03T00:00:00Z"/>
          <w:b/>
          <w:bCs/>
          <w:i/>
          <w:iCs/>
        </w:rPr>
      </w:pPr>
    </w:p>
    <w:p w14:paraId="4459FEF2" w14:textId="4B9675CF" w:rsidR="00051E6A" w:rsidDel="00214BEE" w:rsidRDefault="00051E6A" w:rsidP="00051E6A">
      <w:pPr>
        <w:rPr>
          <w:del w:id="744" w:author="Gordon Miller" w:date="2021-12-03T00:00:00Z"/>
        </w:rPr>
      </w:pPr>
    </w:p>
    <w:p w14:paraId="0C5FCC0A" w14:textId="77777777" w:rsidR="00AA5833" w:rsidDel="00214BEE" w:rsidRDefault="00AA5833" w:rsidP="00051E6A">
      <w:pPr>
        <w:rPr>
          <w:del w:id="745" w:author="Gordon Miller" w:date="2021-12-03T00:00:00Z"/>
          <w:b/>
          <w:bCs/>
          <w:i/>
          <w:iCs/>
        </w:rPr>
      </w:pPr>
    </w:p>
    <w:p w14:paraId="31BDFE67" w14:textId="77777777" w:rsidR="00AA5833" w:rsidDel="00214BEE" w:rsidRDefault="00AA5833" w:rsidP="00051E6A">
      <w:pPr>
        <w:rPr>
          <w:del w:id="746" w:author="Gordon Miller" w:date="2021-12-03T00:00:00Z"/>
          <w:b/>
          <w:bCs/>
          <w:i/>
          <w:iCs/>
        </w:rPr>
      </w:pPr>
    </w:p>
    <w:p w14:paraId="7A16DD77" w14:textId="77777777" w:rsidR="00AA5833" w:rsidDel="00214BEE" w:rsidRDefault="00AA5833" w:rsidP="00051E6A">
      <w:pPr>
        <w:rPr>
          <w:del w:id="747" w:author="Gordon Miller" w:date="2021-12-03T00:00:00Z"/>
          <w:b/>
          <w:bCs/>
          <w:i/>
          <w:iCs/>
        </w:rPr>
      </w:pPr>
    </w:p>
    <w:p w14:paraId="2AAC273F" w14:textId="77777777" w:rsidR="00AA5833" w:rsidDel="00214BEE" w:rsidRDefault="00AA5833" w:rsidP="00051E6A">
      <w:pPr>
        <w:rPr>
          <w:del w:id="748" w:author="Gordon Miller" w:date="2021-12-03T00:00:00Z"/>
          <w:b/>
          <w:bCs/>
          <w:i/>
          <w:iCs/>
        </w:rPr>
      </w:pPr>
    </w:p>
    <w:p w14:paraId="70D1F92B" w14:textId="77777777" w:rsidR="00AA5833" w:rsidDel="00214BEE" w:rsidRDefault="00AA5833" w:rsidP="00051E6A">
      <w:pPr>
        <w:rPr>
          <w:del w:id="749" w:author="Gordon Miller" w:date="2021-12-03T00:00:00Z"/>
          <w:b/>
          <w:bCs/>
          <w:i/>
          <w:iCs/>
        </w:rPr>
      </w:pPr>
    </w:p>
    <w:p w14:paraId="30CE8B34" w14:textId="77777777" w:rsidR="00AA5833" w:rsidDel="00214BEE" w:rsidRDefault="00AA5833" w:rsidP="00051E6A">
      <w:pPr>
        <w:rPr>
          <w:del w:id="750" w:author="Gordon Miller" w:date="2021-12-03T00:00:00Z"/>
          <w:b/>
          <w:bCs/>
          <w:i/>
          <w:iCs/>
        </w:rPr>
      </w:pPr>
    </w:p>
    <w:p w14:paraId="018EDF5E" w14:textId="77777777" w:rsidR="00AA5833" w:rsidDel="00214BEE" w:rsidRDefault="00AA5833" w:rsidP="00051E6A">
      <w:pPr>
        <w:rPr>
          <w:del w:id="751" w:author="Gordon Miller" w:date="2021-12-03T00:00:00Z"/>
          <w:b/>
          <w:bCs/>
          <w:i/>
          <w:iCs/>
        </w:rPr>
      </w:pPr>
    </w:p>
    <w:p w14:paraId="7F94C9AE" w14:textId="77777777" w:rsidR="00AA5833" w:rsidRDefault="00AA5833" w:rsidP="00051E6A">
      <w:pPr>
        <w:rPr>
          <w:b/>
          <w:bCs/>
          <w:i/>
          <w:iCs/>
        </w:rPr>
      </w:pPr>
    </w:p>
    <w:p w14:paraId="6632759E" w14:textId="611BB8FE" w:rsidR="00051E6A" w:rsidRPr="00051E6A" w:rsidRDefault="00051E6A">
      <w:pPr>
        <w:pStyle w:val="figureheading"/>
        <w:keepLines/>
        <w:pPrChange w:id="752" w:author="Gordon Miller" w:date="2021-12-03T00:00:00Z">
          <w:pPr/>
        </w:pPrChange>
      </w:pPr>
      <w:r w:rsidRPr="00051E6A">
        <w:lastRenderedPageBreak/>
        <w:t>Table</w:t>
      </w:r>
      <w:r w:rsidR="00F37BF7">
        <w:t xml:space="preserve"> 12</w:t>
      </w:r>
      <w:r w:rsidRPr="00051E6A">
        <w:t>: Multiple Linear Regression</w:t>
      </w:r>
    </w:p>
    <w:p w14:paraId="64DC4B2B" w14:textId="43E5010E" w:rsidR="00051E6A" w:rsidRPr="001C5306" w:rsidDel="00214BEE" w:rsidRDefault="00051E6A">
      <w:pPr>
        <w:keepNext/>
        <w:keepLines/>
        <w:pBdr>
          <w:top w:val="single" w:sz="4" w:space="1" w:color="auto"/>
          <w:left w:val="single" w:sz="4" w:space="4" w:color="auto"/>
          <w:bottom w:val="single" w:sz="4" w:space="1" w:color="auto"/>
          <w:right w:val="single" w:sz="4" w:space="4" w:color="auto"/>
        </w:pBdr>
        <w:rPr>
          <w:del w:id="753" w:author="Gordon Miller" w:date="2021-12-03T00:00:00Z"/>
          <w:b/>
          <w:bCs/>
          <w:color w:val="FF0000"/>
          <w:rPrChange w:id="754" w:author="Gordon Miller" w:date="2021-12-02T12:30:00Z">
            <w:rPr>
              <w:del w:id="755" w:author="Gordon Miller" w:date="2021-12-03T00:00:00Z"/>
              <w:b/>
              <w:bCs/>
            </w:rPr>
          </w:rPrChange>
        </w:rPr>
        <w:pPrChange w:id="756" w:author="Gordon Miller" w:date="2021-12-03T00:00:00Z">
          <w:pPr>
            <w:pBdr>
              <w:top w:val="single" w:sz="4" w:space="1" w:color="auto"/>
              <w:left w:val="single" w:sz="4" w:space="4" w:color="auto"/>
              <w:bottom w:val="single" w:sz="4" w:space="1" w:color="auto"/>
              <w:right w:val="single" w:sz="4" w:space="4" w:color="auto"/>
            </w:pBdr>
          </w:pPr>
        </w:pPrChange>
      </w:pPr>
      <w:commentRangeStart w:id="757"/>
      <w:del w:id="758" w:author="Gordon Miller" w:date="2021-12-03T00:00:00Z">
        <w:r w:rsidRPr="001C5306" w:rsidDel="00214BEE">
          <w:rPr>
            <w:b/>
            <w:bCs/>
            <w:color w:val="FF0000"/>
            <w:rPrChange w:id="759" w:author="Gordon Miller" w:date="2021-12-02T12:30:00Z">
              <w:rPr>
                <w:b/>
                <w:bCs/>
              </w:rPr>
            </w:rPrChange>
          </w:rPr>
          <w:delText>Call</w:delText>
        </w:r>
        <w:commentRangeEnd w:id="757"/>
        <w:r w:rsidR="00FE575D" w:rsidRPr="001C5306" w:rsidDel="00214BEE">
          <w:rPr>
            <w:rStyle w:val="CommentReference"/>
            <w:color w:val="FF0000"/>
            <w:rPrChange w:id="760" w:author="Gordon Miller" w:date="2021-12-02T12:30:00Z">
              <w:rPr>
                <w:rStyle w:val="CommentReference"/>
              </w:rPr>
            </w:rPrChange>
          </w:rPr>
          <w:commentReference w:id="757"/>
        </w:r>
        <w:r w:rsidRPr="001C5306" w:rsidDel="00214BEE">
          <w:rPr>
            <w:b/>
            <w:bCs/>
            <w:color w:val="FF0000"/>
            <w:rPrChange w:id="761" w:author="Gordon Miller" w:date="2021-12-02T12:30:00Z">
              <w:rPr>
                <w:b/>
                <w:bCs/>
              </w:rPr>
            </w:rPrChange>
          </w:rPr>
          <w:delText>:</w:delText>
        </w:r>
      </w:del>
    </w:p>
    <w:p w14:paraId="723C95FF" w14:textId="033D986D" w:rsidR="00051E6A" w:rsidRPr="001C5306" w:rsidDel="00214BEE" w:rsidRDefault="00051E6A">
      <w:pPr>
        <w:keepNext/>
        <w:keepLines/>
        <w:pBdr>
          <w:top w:val="single" w:sz="4" w:space="1" w:color="auto"/>
          <w:left w:val="single" w:sz="4" w:space="4" w:color="auto"/>
          <w:bottom w:val="single" w:sz="4" w:space="1" w:color="auto"/>
          <w:right w:val="single" w:sz="4" w:space="4" w:color="auto"/>
        </w:pBdr>
        <w:rPr>
          <w:del w:id="762" w:author="Gordon Miller" w:date="2021-12-03T00:00:00Z"/>
          <w:b/>
          <w:bCs/>
          <w:color w:val="FF0000"/>
          <w:rPrChange w:id="763" w:author="Gordon Miller" w:date="2021-12-02T12:30:00Z">
            <w:rPr>
              <w:del w:id="764" w:author="Gordon Miller" w:date="2021-12-03T00:00:00Z"/>
              <w:b/>
              <w:bCs/>
            </w:rPr>
          </w:rPrChange>
        </w:rPr>
        <w:pPrChange w:id="765" w:author="Gordon Miller" w:date="2021-12-03T00:00:00Z">
          <w:pPr>
            <w:pBdr>
              <w:top w:val="single" w:sz="4" w:space="1" w:color="auto"/>
              <w:left w:val="single" w:sz="4" w:space="4" w:color="auto"/>
              <w:bottom w:val="single" w:sz="4" w:space="1" w:color="auto"/>
              <w:right w:val="single" w:sz="4" w:space="4" w:color="auto"/>
            </w:pBdr>
          </w:pPr>
        </w:pPrChange>
      </w:pPr>
      <w:del w:id="766" w:author="Gordon Miller" w:date="2021-12-03T00:00:00Z">
        <w:r w:rsidRPr="001C5306" w:rsidDel="00214BEE">
          <w:rPr>
            <w:b/>
            <w:bCs/>
            <w:color w:val="FF0000"/>
            <w:rPrChange w:id="767" w:author="Gordon Miller" w:date="2021-12-02T12:30:00Z">
              <w:rPr>
                <w:b/>
                <w:bCs/>
              </w:rPr>
            </w:rPrChange>
          </w:rPr>
          <w:delText xml:space="preserve">lm(formula = Original_Interest_Rate ~ Credit_Score + Original_Loan_To_Value + </w:delText>
        </w:r>
      </w:del>
    </w:p>
    <w:p w14:paraId="19534EA0" w14:textId="31B9D9BD" w:rsidR="00051E6A" w:rsidRPr="001C5306" w:rsidDel="00214BEE" w:rsidRDefault="00051E6A">
      <w:pPr>
        <w:keepNext/>
        <w:keepLines/>
        <w:pBdr>
          <w:top w:val="single" w:sz="4" w:space="1" w:color="auto"/>
          <w:left w:val="single" w:sz="4" w:space="4" w:color="auto"/>
          <w:bottom w:val="single" w:sz="4" w:space="1" w:color="auto"/>
          <w:right w:val="single" w:sz="4" w:space="4" w:color="auto"/>
        </w:pBdr>
        <w:rPr>
          <w:del w:id="768" w:author="Gordon Miller" w:date="2021-12-03T00:00:00Z"/>
          <w:b/>
          <w:bCs/>
          <w:color w:val="FF0000"/>
          <w:rPrChange w:id="769" w:author="Gordon Miller" w:date="2021-12-02T12:30:00Z">
            <w:rPr>
              <w:del w:id="770" w:author="Gordon Miller" w:date="2021-12-03T00:00:00Z"/>
              <w:b/>
              <w:bCs/>
            </w:rPr>
          </w:rPrChange>
        </w:rPr>
        <w:pPrChange w:id="771" w:author="Gordon Miller" w:date="2021-12-03T00:00:00Z">
          <w:pPr>
            <w:pBdr>
              <w:top w:val="single" w:sz="4" w:space="1" w:color="auto"/>
              <w:left w:val="single" w:sz="4" w:space="4" w:color="auto"/>
              <w:bottom w:val="single" w:sz="4" w:space="1" w:color="auto"/>
              <w:right w:val="single" w:sz="4" w:space="4" w:color="auto"/>
            </w:pBdr>
          </w:pPr>
        </w:pPrChange>
      </w:pPr>
      <w:del w:id="772" w:author="Gordon Miller" w:date="2021-12-03T00:00:00Z">
        <w:r w:rsidRPr="001C5306" w:rsidDel="00214BEE">
          <w:rPr>
            <w:b/>
            <w:bCs/>
            <w:color w:val="FF0000"/>
            <w:rPrChange w:id="773" w:author="Gordon Miller" w:date="2021-12-02T12:30:00Z">
              <w:rPr>
                <w:b/>
                <w:bCs/>
              </w:rPr>
            </w:rPrChange>
          </w:rPr>
          <w:delText xml:space="preserve">    Original_Loan_Term + Loan_Purpose + First_Time_Homebuyer, </w:delText>
        </w:r>
      </w:del>
    </w:p>
    <w:p w14:paraId="31C7C575" w14:textId="3D4756F7" w:rsidR="00051E6A" w:rsidRPr="001C5306" w:rsidDel="00214BEE" w:rsidRDefault="00051E6A">
      <w:pPr>
        <w:keepNext/>
        <w:keepLines/>
        <w:pBdr>
          <w:top w:val="single" w:sz="4" w:space="1" w:color="auto"/>
          <w:left w:val="single" w:sz="4" w:space="4" w:color="auto"/>
          <w:bottom w:val="single" w:sz="4" w:space="1" w:color="auto"/>
          <w:right w:val="single" w:sz="4" w:space="4" w:color="auto"/>
        </w:pBdr>
        <w:rPr>
          <w:del w:id="774" w:author="Gordon Miller" w:date="2021-12-03T00:00:00Z"/>
          <w:b/>
          <w:bCs/>
          <w:color w:val="FF0000"/>
          <w:rPrChange w:id="775" w:author="Gordon Miller" w:date="2021-12-02T12:30:00Z">
            <w:rPr>
              <w:del w:id="776" w:author="Gordon Miller" w:date="2021-12-03T00:00:00Z"/>
              <w:b/>
              <w:bCs/>
            </w:rPr>
          </w:rPrChange>
        </w:rPr>
        <w:pPrChange w:id="777" w:author="Gordon Miller" w:date="2021-12-03T00:00:00Z">
          <w:pPr>
            <w:pBdr>
              <w:top w:val="single" w:sz="4" w:space="1" w:color="auto"/>
              <w:left w:val="single" w:sz="4" w:space="4" w:color="auto"/>
              <w:bottom w:val="single" w:sz="4" w:space="1" w:color="auto"/>
              <w:right w:val="single" w:sz="4" w:space="4" w:color="auto"/>
            </w:pBdr>
          </w:pPr>
        </w:pPrChange>
      </w:pPr>
      <w:del w:id="778" w:author="Gordon Miller" w:date="2021-12-03T00:00:00Z">
        <w:r w:rsidRPr="001C5306" w:rsidDel="00214BEE">
          <w:rPr>
            <w:b/>
            <w:bCs/>
            <w:color w:val="FF0000"/>
            <w:rPrChange w:id="779" w:author="Gordon Miller" w:date="2021-12-02T12:30:00Z">
              <w:rPr>
                <w:b/>
                <w:bCs/>
              </w:rPr>
            </w:rPrChange>
          </w:rPr>
          <w:delText xml:space="preserve">    data = df)</w:delText>
        </w:r>
      </w:del>
    </w:p>
    <w:p w14:paraId="57EEEEC5"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0"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Coefficients:</w:t>
      </w:r>
    </w:p>
    <w:p w14:paraId="044AF089" w14:textId="04275E40"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1"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 xml:space="preserve">                         Estimate </w:t>
      </w:r>
      <w:r w:rsidR="004D1098">
        <w:rPr>
          <w:b/>
          <w:bCs/>
        </w:rPr>
        <w:t xml:space="preserve">       </w:t>
      </w:r>
      <w:r w:rsidRPr="00051E6A">
        <w:rPr>
          <w:b/>
          <w:bCs/>
        </w:rPr>
        <w:t>Std. Error</w:t>
      </w:r>
      <w:r w:rsidR="004D1098">
        <w:rPr>
          <w:b/>
          <w:bCs/>
        </w:rPr>
        <w:t xml:space="preserve">    </w:t>
      </w:r>
      <w:r w:rsidRPr="00051E6A">
        <w:rPr>
          <w:b/>
          <w:bCs/>
        </w:rPr>
        <w:t xml:space="preserve"> t value </w:t>
      </w:r>
      <w:r w:rsidR="004D1098">
        <w:rPr>
          <w:b/>
          <w:bCs/>
        </w:rPr>
        <w:t xml:space="preserve">   </w:t>
      </w:r>
      <w:r w:rsidRPr="00051E6A">
        <w:rPr>
          <w:b/>
          <w:bCs/>
        </w:rPr>
        <w:t>Pr(&gt;|t|)</w:t>
      </w:r>
    </w:p>
    <w:p w14:paraId="49FA59A3"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2"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(Intercept)             4.586e+00  2.725e-02  168.29   &lt;2e-16</w:t>
      </w:r>
    </w:p>
    <w:p w14:paraId="244D9FF4"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3"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Credit_Score           -2.242e-03  3.352e-05  -66.90   &lt;2e-16</w:t>
      </w:r>
    </w:p>
    <w:p w14:paraId="50FE1008"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4"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Original_Loan_To_Value  2.101e-03  1.035e-04   20.30   &lt;2e-16</w:t>
      </w:r>
    </w:p>
    <w:p w14:paraId="3DB9EC2E"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5"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Original_Loan_Term      3.842e-03  2.337e-05  164.38   &lt;2e-16</w:t>
      </w:r>
    </w:p>
    <w:p w14:paraId="20A6826B"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6"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Loan_PurposeN          -1.767e-01  4.773e-03  -37.02   &lt;2e-16</w:t>
      </w:r>
    </w:p>
    <w:p w14:paraId="2EE61751"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7"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Loan_PurposeP          -1.589e-01  4.289e-03  -37.05   &lt;2e-16</w:t>
      </w:r>
    </w:p>
    <w:p w14:paraId="3A4F29BB" w14:textId="570EB5B1"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8"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First_Time_HomebuyerY  -5.282e-02  4.089e-03  -12.92   &lt;2e-16</w:t>
      </w:r>
    </w:p>
    <w:p w14:paraId="0A00B005" w14:textId="77777777" w:rsidR="00051E6A" w:rsidRPr="00051E6A" w:rsidRDefault="00051E6A">
      <w:pPr>
        <w:keepNext/>
        <w:keepLines/>
        <w:pBdr>
          <w:top w:val="single" w:sz="4" w:space="1" w:color="auto"/>
          <w:left w:val="single" w:sz="4" w:space="4" w:color="auto"/>
          <w:bottom w:val="single" w:sz="4" w:space="1" w:color="auto"/>
          <w:right w:val="single" w:sz="4" w:space="4" w:color="auto"/>
        </w:pBdr>
        <w:rPr>
          <w:b/>
          <w:bCs/>
        </w:rPr>
        <w:pPrChange w:id="789" w:author="Gordon Miller" w:date="2021-12-03T00:00:00Z">
          <w:pPr>
            <w:pBdr>
              <w:top w:val="single" w:sz="4" w:space="1" w:color="auto"/>
              <w:left w:val="single" w:sz="4" w:space="4" w:color="auto"/>
              <w:bottom w:val="single" w:sz="4" w:space="1" w:color="auto"/>
              <w:right w:val="single" w:sz="4" w:space="4" w:color="auto"/>
            </w:pBdr>
          </w:pPr>
        </w:pPrChange>
      </w:pPr>
      <w:r w:rsidRPr="00051E6A">
        <w:rPr>
          <w:b/>
          <w:bCs/>
        </w:rPr>
        <w:t>Multiple R-squared:  0.4447,</w:t>
      </w:r>
      <w:r w:rsidRPr="00051E6A">
        <w:rPr>
          <w:b/>
          <w:bCs/>
        </w:rPr>
        <w:tab/>
        <w:t xml:space="preserve">Adjusted R-squared:  0.4446 </w:t>
      </w:r>
    </w:p>
    <w:p w14:paraId="7478FFFB" w14:textId="101E6EB0" w:rsidR="00ED7631" w:rsidDel="00214BEE" w:rsidRDefault="00AA5833" w:rsidP="00051E6A">
      <w:pPr>
        <w:rPr>
          <w:del w:id="790" w:author="Gordon Miller" w:date="2021-12-03T00:01:00Z"/>
        </w:rPr>
      </w:pPr>
      <w:r>
        <w:t xml:space="preserve">Lastly, we have fit all our variables into a multiple linear regression as shown in table 12. We can conclude that all of our variables are significant when fitted to interest rate including our dummy variables for loan purpose and first-time homebuyer flag. For this multiple linear regression our adjusted R-squared was 0.4446, which seems like a great improvement compared to the adjusted R-squared values for the simple linear regressions. To make sure that </w:t>
      </w:r>
      <w:r w:rsidR="0025089E">
        <w:t xml:space="preserve">there </w:t>
      </w:r>
      <w:ins w:id="791" w:author="Gordon Miller" w:date="2021-12-03T00:01:00Z">
        <w:r w:rsidR="00214BEE">
          <w:t>are</w:t>
        </w:r>
      </w:ins>
      <w:del w:id="792" w:author="Gordon Miller" w:date="2021-12-03T00:01:00Z">
        <w:r w:rsidR="0025089E" w:rsidDel="00214BEE">
          <w:delText>is</w:delText>
        </w:r>
      </w:del>
      <w:r w:rsidR="0025089E">
        <w:t xml:space="preserve"> </w:t>
      </w:r>
      <w:r w:rsidR="0025089E" w:rsidRPr="003B5C1B">
        <w:t>no</w:t>
      </w:r>
      <w:ins w:id="793" w:author="Gordon Miller" w:date="2021-12-02T10:55:00Z">
        <w:r w:rsidR="00CA7969" w:rsidRPr="003B5C1B">
          <w:t xml:space="preserve"> outliers</w:t>
        </w:r>
      </w:ins>
      <w:del w:id="794" w:author="Gordon Miller" w:date="2021-12-02T10:55:00Z">
        <w:r w:rsidR="0025089E" w:rsidRPr="003B5C1B" w:rsidDel="00CA7969">
          <w:delText>t problems</w:delText>
        </w:r>
      </w:del>
      <w:r w:rsidR="0025089E" w:rsidRPr="003B5C1B">
        <w:t xml:space="preserve"> </w:t>
      </w:r>
      <w:ins w:id="795" w:author="Gordon Miller" w:date="2021-12-02T10:55:00Z">
        <w:r w:rsidR="00CA7969">
          <w:t>in</w:t>
        </w:r>
      </w:ins>
      <w:del w:id="796" w:author="Gordon Miller" w:date="2021-12-02T10:55:00Z">
        <w:r w:rsidR="0025089E" w:rsidDel="00CA7969">
          <w:delText>with</w:delText>
        </w:r>
      </w:del>
      <w:r w:rsidR="0025089E">
        <w:t xml:space="preserve"> our multiple linear regression we did a Cooke’s distance test to test for influential points and somewhat influential points and found nothing that stood out. Therefore, we will retain all our data. We also plotted a histogram of the residuals to make sure the residuals are normally distributed and as shown in figure 14 below they are approximately normally distributed.</w:t>
      </w:r>
    </w:p>
    <w:p w14:paraId="3ACF32A6" w14:textId="77777777" w:rsidR="0025089E" w:rsidDel="00214BEE" w:rsidRDefault="0025089E" w:rsidP="00051E6A">
      <w:pPr>
        <w:rPr>
          <w:del w:id="797" w:author="Gordon Miller" w:date="2021-12-03T00:01:00Z"/>
          <w:b/>
          <w:bCs/>
          <w:i/>
          <w:iCs/>
        </w:rPr>
      </w:pPr>
    </w:p>
    <w:p w14:paraId="05DB3B85" w14:textId="77777777" w:rsidR="0025089E" w:rsidDel="00214BEE" w:rsidRDefault="0025089E" w:rsidP="00051E6A">
      <w:pPr>
        <w:rPr>
          <w:del w:id="798" w:author="Gordon Miller" w:date="2021-12-03T00:01:00Z"/>
          <w:b/>
          <w:bCs/>
          <w:i/>
          <w:iCs/>
        </w:rPr>
      </w:pPr>
    </w:p>
    <w:p w14:paraId="46E3EA2F" w14:textId="77777777" w:rsidR="0025089E" w:rsidDel="00214BEE" w:rsidRDefault="0025089E" w:rsidP="00051E6A">
      <w:pPr>
        <w:rPr>
          <w:del w:id="799" w:author="Gordon Miller" w:date="2021-12-03T00:01:00Z"/>
          <w:b/>
          <w:bCs/>
          <w:i/>
          <w:iCs/>
        </w:rPr>
      </w:pPr>
    </w:p>
    <w:p w14:paraId="69B3FCA2" w14:textId="77777777" w:rsidR="0025089E" w:rsidDel="00214BEE" w:rsidRDefault="0025089E" w:rsidP="00051E6A">
      <w:pPr>
        <w:rPr>
          <w:del w:id="800" w:author="Gordon Miller" w:date="2021-12-03T00:01:00Z"/>
          <w:b/>
          <w:bCs/>
          <w:i/>
          <w:iCs/>
        </w:rPr>
      </w:pPr>
    </w:p>
    <w:p w14:paraId="5FB21D99" w14:textId="77777777" w:rsidR="0025089E" w:rsidDel="00214BEE" w:rsidRDefault="0025089E" w:rsidP="00051E6A">
      <w:pPr>
        <w:rPr>
          <w:del w:id="801" w:author="Gordon Miller" w:date="2021-12-03T00:01:00Z"/>
          <w:b/>
          <w:bCs/>
          <w:i/>
          <w:iCs/>
        </w:rPr>
      </w:pPr>
    </w:p>
    <w:p w14:paraId="0E3B1624" w14:textId="77777777" w:rsidR="0025089E" w:rsidDel="00214BEE" w:rsidRDefault="0025089E" w:rsidP="00051E6A">
      <w:pPr>
        <w:rPr>
          <w:del w:id="802" w:author="Gordon Miller" w:date="2021-12-03T00:01:00Z"/>
          <w:b/>
          <w:bCs/>
          <w:i/>
          <w:iCs/>
        </w:rPr>
      </w:pPr>
    </w:p>
    <w:p w14:paraId="547A07AE" w14:textId="77777777" w:rsidR="0025089E" w:rsidRDefault="0025089E" w:rsidP="00051E6A">
      <w:pPr>
        <w:rPr>
          <w:b/>
          <w:bCs/>
          <w:i/>
          <w:iCs/>
        </w:rPr>
      </w:pPr>
    </w:p>
    <w:p w14:paraId="5B6D957F" w14:textId="0BCD0D0B" w:rsidR="0025089E" w:rsidRPr="0025089E" w:rsidRDefault="0025089E">
      <w:pPr>
        <w:pStyle w:val="figureheading"/>
        <w:keepLines/>
        <w:pPrChange w:id="803" w:author="Gordon Miller" w:date="2021-12-03T00:01:00Z">
          <w:pPr/>
        </w:pPrChange>
      </w:pPr>
      <w:r w:rsidRPr="0025089E">
        <w:lastRenderedPageBreak/>
        <w:t>Figure 14: Multiple Linear Regression residual histogram</w:t>
      </w:r>
    </w:p>
    <w:p w14:paraId="55961B43" w14:textId="1C88A171" w:rsidR="0025089E" w:rsidRDefault="0025089E">
      <w:pPr>
        <w:keepNext/>
        <w:keepLines/>
        <w:rPr>
          <w:ins w:id="804" w:author="Gordon Miller" w:date="2021-12-02T12:33:00Z"/>
        </w:rPr>
        <w:pPrChange w:id="805" w:author="Gordon Miller" w:date="2021-12-03T00:01:00Z">
          <w:pPr/>
        </w:pPrChange>
      </w:pPr>
      <w:r>
        <w:rPr>
          <w:noProof/>
        </w:rPr>
        <w:drawing>
          <wp:inline distT="0" distB="0" distL="0" distR="0" wp14:anchorId="4B1AD3B8" wp14:editId="724AEF6F">
            <wp:extent cx="4572000" cy="3657600"/>
            <wp:effectExtent l="0" t="0" r="0" b="0"/>
            <wp:docPr id="18" name="Picture 18"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0A63255" w14:textId="49C66EAB" w:rsidR="00694238" w:rsidRDefault="00B25306" w:rsidP="00051E6A">
      <w:r>
        <w:t>After performing a Jaque-Bera test we found that the residuals of the multiple regression are actually not normally distributed since they are skewed right. Therefore, our model needs to be tweak</w:t>
      </w:r>
      <w:r w:rsidR="003F13AD">
        <w:t>ed</w:t>
      </w:r>
      <w:r>
        <w:t xml:space="preserve"> by using a log function or quadratic</w:t>
      </w:r>
      <w:r w:rsidR="00CC65FA">
        <w:t xml:space="preserve"> to</w:t>
      </w:r>
      <w:r>
        <w:t xml:space="preserve"> fix our models skewness. </w:t>
      </w:r>
    </w:p>
    <w:p w14:paraId="260112E7" w14:textId="65E199B4" w:rsidR="00B25306" w:rsidRDefault="00B25306" w:rsidP="00B2530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06" w:name="_Toc89554567"/>
      <w:r w:rsidRPr="00B2530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bookmarkEnd w:id="806"/>
    </w:p>
    <w:p w14:paraId="1AD26D07" w14:textId="3FAA0359" w:rsidR="00B25306" w:rsidRPr="00B25306" w:rsidRDefault="005D63CB" w:rsidP="00B25306">
      <w:r>
        <w:t xml:space="preserve">It seems that in the end our multiple regression model didn’t end up passing the test for normality of residuals. However, we did learn a lot about our chosen variables along the way in how they are distributed and how they correlate to interest rates. </w:t>
      </w:r>
    </w:p>
    <w:sectPr w:rsidR="00B25306" w:rsidRPr="00B25306" w:rsidSect="00C76D2A">
      <w:footerReference w:type="default" r:id="rId30"/>
      <w:footerReference w:type="first" r:id="rId31"/>
      <w:pgSz w:w="12240" w:h="15840"/>
      <w:pgMar w:top="1440" w:right="1440" w:bottom="1440" w:left="1440" w:header="720" w:footer="720" w:gutter="0"/>
      <w:pgNumType w:start="1"/>
      <w:cols w:space="720"/>
      <w:titlePg/>
      <w:docGrid w:linePitch="360"/>
      <w:sectPrChange w:id="815" w:author="Gordon Miller" w:date="2021-12-02T23:51:00Z">
        <w:sectPr w:rsidR="00B25306" w:rsidRPr="00B25306" w:rsidSect="00C76D2A">
          <w:pgMar w:top="1440" w:right="1440" w:bottom="1440" w:left="1440" w:header="720" w:footer="720"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3" w:author="Pamela Drake" w:date="2021-11-28T14:06:00Z" w:initials="PPD">
    <w:p w14:paraId="30EC054D" w14:textId="015BDF95" w:rsidR="002B06CA" w:rsidRDefault="002B06CA">
      <w:pPr>
        <w:pStyle w:val="CommentText"/>
      </w:pPr>
      <w:r>
        <w:rPr>
          <w:rStyle w:val="CommentReference"/>
        </w:rPr>
        <w:annotationRef/>
      </w:r>
      <w:r>
        <w:t>Difficult to read</w:t>
      </w:r>
    </w:p>
  </w:comment>
  <w:comment w:id="210" w:author="Pamela Drake" w:date="2021-11-28T14:09:00Z" w:initials="PPD">
    <w:p w14:paraId="623102E9" w14:textId="32774E64" w:rsidR="002B06CA" w:rsidRDefault="002B06CA">
      <w:pPr>
        <w:pStyle w:val="CommentText"/>
      </w:pPr>
      <w:r>
        <w:rPr>
          <w:rStyle w:val="CommentReference"/>
        </w:rPr>
        <w:annotationRef/>
      </w:r>
      <w:r>
        <w:t xml:space="preserve">Why is this odd?  See, for example, </w:t>
      </w:r>
      <w:hyperlink r:id="rId1" w:history="1">
        <w:r w:rsidRPr="008E386B">
          <w:rPr>
            <w:rStyle w:val="Hyperlink"/>
          </w:rPr>
          <w:t>https://www.fha.com/fha_article?id=195</w:t>
        </w:r>
      </w:hyperlink>
      <w:r>
        <w:t xml:space="preserve"> </w:t>
      </w:r>
    </w:p>
  </w:comment>
  <w:comment w:id="236" w:author="Pamela Drake" w:date="2021-11-28T14:08:00Z" w:initials="PPD">
    <w:p w14:paraId="1C71AEE7" w14:textId="60A896DC" w:rsidR="002B06CA" w:rsidRDefault="002B06CA">
      <w:pPr>
        <w:pStyle w:val="CommentText"/>
      </w:pPr>
      <w:r>
        <w:rPr>
          <w:rStyle w:val="CommentReference"/>
        </w:rPr>
        <w:annotationRef/>
      </w:r>
      <w:r>
        <w:t>So what story does this tell us?</w:t>
      </w:r>
    </w:p>
  </w:comment>
  <w:comment w:id="251" w:author="Pamela Drake" w:date="2021-11-28T14:11:00Z" w:initials="PPD">
    <w:p w14:paraId="27ABA88A" w14:textId="6BCA4C15" w:rsidR="002B06CA" w:rsidRDefault="002B06CA">
      <w:pPr>
        <w:pStyle w:val="CommentText"/>
      </w:pPr>
      <w:r>
        <w:rPr>
          <w:rStyle w:val="CommentReference"/>
        </w:rPr>
        <w:annotationRef/>
      </w:r>
      <w:r>
        <w:t>Why are your exhibit titles on different pages than your graph?</w:t>
      </w:r>
    </w:p>
  </w:comment>
  <w:comment w:id="334" w:author="Pamela Drake" w:date="2021-11-28T14:16:00Z" w:initials="PPD">
    <w:p w14:paraId="62F4A9E7" w14:textId="07828D3D" w:rsidR="00D05B1D" w:rsidRDefault="00D05B1D">
      <w:pPr>
        <w:pStyle w:val="CommentText"/>
      </w:pPr>
      <w:r>
        <w:rPr>
          <w:rStyle w:val="CommentReference"/>
        </w:rPr>
        <w:annotationRef/>
      </w:r>
      <w:r>
        <w:t>Poor design.  Why is this in scientific notation?</w:t>
      </w:r>
    </w:p>
  </w:comment>
  <w:comment w:id="646" w:author="Pamela Drake" w:date="2021-11-28T14:21:00Z" w:initials="PPD">
    <w:p w14:paraId="5102E193" w14:textId="6CAB3341" w:rsidR="00D05B1D" w:rsidRDefault="00D05B1D">
      <w:pPr>
        <w:pStyle w:val="CommentText"/>
      </w:pPr>
      <w:r>
        <w:rPr>
          <w:rStyle w:val="CommentReference"/>
        </w:rPr>
        <w:annotationRef/>
      </w:r>
      <w:r>
        <w:t>Poor design</w:t>
      </w:r>
    </w:p>
  </w:comment>
  <w:comment w:id="673" w:author="Pamela Drake" w:date="2021-11-28T14:21:00Z" w:initials="PPD">
    <w:p w14:paraId="595FE277" w14:textId="63D84C40" w:rsidR="00DE141A" w:rsidRDefault="00DE141A">
      <w:pPr>
        <w:pStyle w:val="CommentText"/>
      </w:pPr>
      <w:r>
        <w:rPr>
          <w:rStyle w:val="CommentReference"/>
        </w:rPr>
        <w:annotationRef/>
      </w:r>
      <w:r>
        <w:t>?</w:t>
      </w:r>
    </w:p>
  </w:comment>
  <w:comment w:id="757" w:author="Pamela Drake" w:date="2021-11-28T14:34:00Z" w:initials="PPD">
    <w:p w14:paraId="47D733FA" w14:textId="08FD86AD" w:rsidR="00FE575D" w:rsidRDefault="00FE575D">
      <w:pPr>
        <w:pStyle w:val="CommentText"/>
      </w:pPr>
      <w:r>
        <w:rPr>
          <w:rStyle w:val="CommentReference"/>
        </w:rPr>
        <w:annotationRef/>
      </w:r>
      <w:r>
        <w:t>Why is there code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EC054D" w15:done="0"/>
  <w15:commentEx w15:paraId="623102E9" w15:done="0"/>
  <w15:commentEx w15:paraId="1C71AEE7" w15:done="0"/>
  <w15:commentEx w15:paraId="27ABA88A" w15:done="0"/>
  <w15:commentEx w15:paraId="62F4A9E7" w15:done="0"/>
  <w15:commentEx w15:paraId="5102E193" w15:done="0"/>
  <w15:commentEx w15:paraId="595FE277" w15:done="0"/>
  <w15:commentEx w15:paraId="47D733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E0B74" w16cex:dateUtc="2021-11-28T19:06:00Z"/>
  <w16cex:commentExtensible w16cex:durableId="254E0C2D" w16cex:dateUtc="2021-11-28T19:09:00Z"/>
  <w16cex:commentExtensible w16cex:durableId="254E0BF7" w16cex:dateUtc="2021-11-28T19:08:00Z"/>
  <w16cex:commentExtensible w16cex:durableId="254E0C76" w16cex:dateUtc="2021-11-28T19:11:00Z"/>
  <w16cex:commentExtensible w16cex:durableId="254E0DD3" w16cex:dateUtc="2021-11-28T19:16:00Z"/>
  <w16cex:commentExtensible w16cex:durableId="254E0EEF" w16cex:dateUtc="2021-11-28T19:21:00Z"/>
  <w16cex:commentExtensible w16cex:durableId="254E0F03" w16cex:dateUtc="2021-11-28T19:21:00Z"/>
  <w16cex:commentExtensible w16cex:durableId="254E11E2" w16cex:dateUtc="2021-11-28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EC054D" w16cid:durableId="254E0B74"/>
  <w16cid:commentId w16cid:paraId="623102E9" w16cid:durableId="254E0C2D"/>
  <w16cid:commentId w16cid:paraId="1C71AEE7" w16cid:durableId="254E0BF7"/>
  <w16cid:commentId w16cid:paraId="27ABA88A" w16cid:durableId="254E0C76"/>
  <w16cid:commentId w16cid:paraId="62F4A9E7" w16cid:durableId="254E0DD3"/>
  <w16cid:commentId w16cid:paraId="5102E193" w16cid:durableId="254E0EEF"/>
  <w16cid:commentId w16cid:paraId="595FE277" w16cid:durableId="254E0F03"/>
  <w16cid:commentId w16cid:paraId="47D733FA" w16cid:durableId="254E11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6709D" w14:textId="77777777" w:rsidR="00E3219F" w:rsidRDefault="00E3219F" w:rsidP="00217AEE">
      <w:pPr>
        <w:spacing w:after="0" w:line="240" w:lineRule="auto"/>
      </w:pPr>
      <w:r>
        <w:separator/>
      </w:r>
    </w:p>
  </w:endnote>
  <w:endnote w:type="continuationSeparator" w:id="0">
    <w:p w14:paraId="622C3414" w14:textId="77777777" w:rsidR="00E3219F" w:rsidRDefault="00E3219F" w:rsidP="0021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6" w:author="Gordon Miller" w:date="2021-12-02T23:48:00Z"/>
  <w:sdt>
    <w:sdtPr>
      <w:id w:val="1548482794"/>
      <w:docPartObj>
        <w:docPartGallery w:val="Page Numbers (Bottom of Page)"/>
        <w:docPartUnique/>
      </w:docPartObj>
    </w:sdtPr>
    <w:sdtEndPr>
      <w:rPr>
        <w:noProof/>
      </w:rPr>
    </w:sdtEndPr>
    <w:sdtContent>
      <w:customXmlInsRangeEnd w:id="46"/>
      <w:p w14:paraId="113AEBAD" w14:textId="5EBA2D20" w:rsidR="00C76D2A" w:rsidRDefault="00C76D2A">
        <w:pPr>
          <w:pStyle w:val="Footer"/>
          <w:jc w:val="right"/>
          <w:rPr>
            <w:ins w:id="47" w:author="Gordon Miller" w:date="2021-12-02T23:48:00Z"/>
          </w:rPr>
        </w:pPr>
        <w:ins w:id="48" w:author="Gordon Miller" w:date="2021-12-02T23:51:00Z">
          <w:r>
            <w:t>1</w:t>
          </w:r>
        </w:ins>
      </w:p>
      <w:customXmlInsRangeStart w:id="49" w:author="Gordon Miller" w:date="2021-12-02T23:48:00Z"/>
    </w:sdtContent>
  </w:sdt>
  <w:customXmlInsRangeEnd w:id="49"/>
  <w:p w14:paraId="4E7C8A62" w14:textId="77777777" w:rsidR="00C76D2A" w:rsidRDefault="00C76D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7E7AA" w14:textId="3D00CBD8" w:rsidR="00494E27" w:rsidRDefault="00494E27">
    <w:pPr>
      <w:pStyle w:val="Footer"/>
      <w:jc w:val="right"/>
      <w:pPrChange w:id="50" w:author="Gordon Miller" w:date="2021-12-02T23:52:00Z">
        <w:pPr>
          <w:pStyle w:val="Footer"/>
        </w:pPr>
      </w:pPrChan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07" w:author="Gordon Miller" w:date="2021-12-02T23:53:00Z"/>
  <w:sdt>
    <w:sdtPr>
      <w:id w:val="-1796129199"/>
      <w:docPartObj>
        <w:docPartGallery w:val="Page Numbers (Bottom of Page)"/>
        <w:docPartUnique/>
      </w:docPartObj>
    </w:sdtPr>
    <w:sdtEndPr>
      <w:rPr>
        <w:noProof/>
      </w:rPr>
    </w:sdtEndPr>
    <w:sdtContent>
      <w:customXmlInsRangeEnd w:id="807"/>
      <w:p w14:paraId="02C16944" w14:textId="246ED1F2" w:rsidR="00494E27" w:rsidRDefault="00494E27">
        <w:pPr>
          <w:pStyle w:val="Footer"/>
          <w:jc w:val="right"/>
          <w:rPr>
            <w:ins w:id="808" w:author="Gordon Miller" w:date="2021-12-02T23:53:00Z"/>
          </w:rPr>
        </w:pPr>
        <w:ins w:id="809" w:author="Gordon Miller" w:date="2021-12-02T23:53:00Z">
          <w:r>
            <w:fldChar w:fldCharType="begin"/>
          </w:r>
          <w:r>
            <w:instrText xml:space="preserve"> PAGE   \* MERGEFORMAT </w:instrText>
          </w:r>
          <w:r>
            <w:fldChar w:fldCharType="separate"/>
          </w:r>
          <w:r>
            <w:rPr>
              <w:noProof/>
            </w:rPr>
            <w:t>2</w:t>
          </w:r>
          <w:r>
            <w:rPr>
              <w:noProof/>
            </w:rPr>
            <w:fldChar w:fldCharType="end"/>
          </w:r>
        </w:ins>
      </w:p>
      <w:customXmlInsRangeStart w:id="810" w:author="Gordon Miller" w:date="2021-12-02T23:53:00Z"/>
    </w:sdtContent>
  </w:sdt>
  <w:customXmlInsRangeEnd w:id="810"/>
  <w:p w14:paraId="1AB7C899" w14:textId="77777777" w:rsidR="00C76D2A" w:rsidRDefault="00C76D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811" w:author="Gordon Miller" w:date="2021-12-02T23:52:00Z"/>
  <w:sdt>
    <w:sdtPr>
      <w:id w:val="-153376536"/>
      <w:docPartObj>
        <w:docPartGallery w:val="Page Numbers (Bottom of Page)"/>
        <w:docPartUnique/>
      </w:docPartObj>
    </w:sdtPr>
    <w:sdtEndPr>
      <w:rPr>
        <w:noProof/>
      </w:rPr>
    </w:sdtEndPr>
    <w:sdtContent>
      <w:customXmlInsRangeEnd w:id="811"/>
      <w:p w14:paraId="2009B881" w14:textId="77777777" w:rsidR="00494E27" w:rsidRDefault="00494E27">
        <w:pPr>
          <w:pStyle w:val="Footer"/>
          <w:jc w:val="right"/>
          <w:rPr>
            <w:ins w:id="812" w:author="Gordon Miller" w:date="2021-12-02T23:52:00Z"/>
          </w:rPr>
        </w:pPr>
        <w:ins w:id="813" w:author="Gordon Miller" w:date="2021-12-02T23:52:00Z">
          <w:r>
            <w:fldChar w:fldCharType="begin"/>
          </w:r>
          <w:r>
            <w:instrText xml:space="preserve"> PAGE   \* MERGEFORMAT </w:instrText>
          </w:r>
          <w:r>
            <w:fldChar w:fldCharType="separate"/>
          </w:r>
          <w:r>
            <w:rPr>
              <w:noProof/>
            </w:rPr>
            <w:t>2</w:t>
          </w:r>
          <w:r>
            <w:rPr>
              <w:noProof/>
            </w:rPr>
            <w:fldChar w:fldCharType="end"/>
          </w:r>
        </w:ins>
      </w:p>
      <w:customXmlInsRangeStart w:id="814" w:author="Gordon Miller" w:date="2021-12-02T23:52:00Z"/>
    </w:sdtContent>
  </w:sdt>
  <w:customXmlInsRangeEnd w:id="814"/>
  <w:p w14:paraId="2FF7E8F5" w14:textId="77777777" w:rsidR="00494E27" w:rsidRDefault="00494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B2D5C" w14:textId="77777777" w:rsidR="00E3219F" w:rsidRDefault="00E3219F" w:rsidP="00217AEE">
      <w:pPr>
        <w:spacing w:after="0" w:line="240" w:lineRule="auto"/>
      </w:pPr>
      <w:r>
        <w:separator/>
      </w:r>
    </w:p>
  </w:footnote>
  <w:footnote w:type="continuationSeparator" w:id="0">
    <w:p w14:paraId="55C31B39" w14:textId="77777777" w:rsidR="00E3219F" w:rsidRDefault="00E3219F" w:rsidP="0021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131FD"/>
    <w:multiLevelType w:val="hybridMultilevel"/>
    <w:tmpl w:val="75DAD1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mela Drake">
    <w15:presenceInfo w15:providerId="None" w15:userId="Pamela Drake"/>
  </w15:person>
  <w15:person w15:author="Gordon Miller">
    <w15:presenceInfo w15:providerId="Windows Live" w15:userId="cc1dd9a686c565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802"/>
    <w:rsid w:val="00051E6A"/>
    <w:rsid w:val="000572F8"/>
    <w:rsid w:val="0008192F"/>
    <w:rsid w:val="00084DB3"/>
    <w:rsid w:val="000974AD"/>
    <w:rsid w:val="000E3202"/>
    <w:rsid w:val="0011740C"/>
    <w:rsid w:val="00144D17"/>
    <w:rsid w:val="00192F76"/>
    <w:rsid w:val="001C0D71"/>
    <w:rsid w:val="001C1F43"/>
    <w:rsid w:val="001C5306"/>
    <w:rsid w:val="00214BEE"/>
    <w:rsid w:val="00217AEE"/>
    <w:rsid w:val="00233ABB"/>
    <w:rsid w:val="0025089E"/>
    <w:rsid w:val="002A324D"/>
    <w:rsid w:val="002B06CA"/>
    <w:rsid w:val="002C72EA"/>
    <w:rsid w:val="00302DEE"/>
    <w:rsid w:val="003556BA"/>
    <w:rsid w:val="003741C8"/>
    <w:rsid w:val="00384812"/>
    <w:rsid w:val="003968FA"/>
    <w:rsid w:val="003A0AA8"/>
    <w:rsid w:val="003B02F8"/>
    <w:rsid w:val="003B5C1B"/>
    <w:rsid w:val="003C097F"/>
    <w:rsid w:val="003D75E7"/>
    <w:rsid w:val="003F06E7"/>
    <w:rsid w:val="003F13AD"/>
    <w:rsid w:val="003F5DDE"/>
    <w:rsid w:val="00400A71"/>
    <w:rsid w:val="00415B57"/>
    <w:rsid w:val="004419C1"/>
    <w:rsid w:val="004532EB"/>
    <w:rsid w:val="00457587"/>
    <w:rsid w:val="0048333E"/>
    <w:rsid w:val="00486458"/>
    <w:rsid w:val="00493323"/>
    <w:rsid w:val="00494E27"/>
    <w:rsid w:val="00495D60"/>
    <w:rsid w:val="004A5E73"/>
    <w:rsid w:val="004C1172"/>
    <w:rsid w:val="004D1098"/>
    <w:rsid w:val="005354DA"/>
    <w:rsid w:val="00542918"/>
    <w:rsid w:val="00563371"/>
    <w:rsid w:val="00567138"/>
    <w:rsid w:val="00573AE3"/>
    <w:rsid w:val="005930F0"/>
    <w:rsid w:val="005C0B2B"/>
    <w:rsid w:val="005D3BB6"/>
    <w:rsid w:val="005D63CB"/>
    <w:rsid w:val="005E3F6E"/>
    <w:rsid w:val="005E52F9"/>
    <w:rsid w:val="005F59E1"/>
    <w:rsid w:val="00623090"/>
    <w:rsid w:val="00640D52"/>
    <w:rsid w:val="00694238"/>
    <w:rsid w:val="006D00B5"/>
    <w:rsid w:val="00706ECD"/>
    <w:rsid w:val="00730B1E"/>
    <w:rsid w:val="00737593"/>
    <w:rsid w:val="00743BB2"/>
    <w:rsid w:val="007A1640"/>
    <w:rsid w:val="007D0799"/>
    <w:rsid w:val="007F772D"/>
    <w:rsid w:val="00805CA7"/>
    <w:rsid w:val="008101EC"/>
    <w:rsid w:val="00815373"/>
    <w:rsid w:val="008205D0"/>
    <w:rsid w:val="008227EC"/>
    <w:rsid w:val="008338A5"/>
    <w:rsid w:val="00836FBC"/>
    <w:rsid w:val="0089208B"/>
    <w:rsid w:val="008A16A7"/>
    <w:rsid w:val="008D745C"/>
    <w:rsid w:val="009375E5"/>
    <w:rsid w:val="00942273"/>
    <w:rsid w:val="0095508F"/>
    <w:rsid w:val="00976905"/>
    <w:rsid w:val="009D5897"/>
    <w:rsid w:val="009E7626"/>
    <w:rsid w:val="009F249F"/>
    <w:rsid w:val="00A15289"/>
    <w:rsid w:val="00A64895"/>
    <w:rsid w:val="00A739A8"/>
    <w:rsid w:val="00A73F94"/>
    <w:rsid w:val="00AA0BED"/>
    <w:rsid w:val="00AA5833"/>
    <w:rsid w:val="00AA6AD1"/>
    <w:rsid w:val="00AC031D"/>
    <w:rsid w:val="00AC129F"/>
    <w:rsid w:val="00AF1F7F"/>
    <w:rsid w:val="00AF2B5C"/>
    <w:rsid w:val="00B25306"/>
    <w:rsid w:val="00B3385E"/>
    <w:rsid w:val="00B44A3D"/>
    <w:rsid w:val="00B54A99"/>
    <w:rsid w:val="00B86D4E"/>
    <w:rsid w:val="00B97802"/>
    <w:rsid w:val="00BB1AB0"/>
    <w:rsid w:val="00BE779A"/>
    <w:rsid w:val="00C25F8E"/>
    <w:rsid w:val="00C63DC2"/>
    <w:rsid w:val="00C656B4"/>
    <w:rsid w:val="00C76D2A"/>
    <w:rsid w:val="00CA7969"/>
    <w:rsid w:val="00CB045A"/>
    <w:rsid w:val="00CB0958"/>
    <w:rsid w:val="00CC65FA"/>
    <w:rsid w:val="00CF236D"/>
    <w:rsid w:val="00D043A1"/>
    <w:rsid w:val="00D05B1D"/>
    <w:rsid w:val="00D243C2"/>
    <w:rsid w:val="00D565C8"/>
    <w:rsid w:val="00D57398"/>
    <w:rsid w:val="00D60A01"/>
    <w:rsid w:val="00D657BB"/>
    <w:rsid w:val="00D7587E"/>
    <w:rsid w:val="00D87002"/>
    <w:rsid w:val="00DE141A"/>
    <w:rsid w:val="00DF7038"/>
    <w:rsid w:val="00E063EC"/>
    <w:rsid w:val="00E3219F"/>
    <w:rsid w:val="00E859D9"/>
    <w:rsid w:val="00E934A4"/>
    <w:rsid w:val="00EA4C97"/>
    <w:rsid w:val="00EC3BA3"/>
    <w:rsid w:val="00ED4613"/>
    <w:rsid w:val="00ED7631"/>
    <w:rsid w:val="00F0174F"/>
    <w:rsid w:val="00F12083"/>
    <w:rsid w:val="00F37BF7"/>
    <w:rsid w:val="00F81FAD"/>
    <w:rsid w:val="00F87E76"/>
    <w:rsid w:val="00FA560C"/>
    <w:rsid w:val="00FE5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F1471"/>
  <w15:chartTrackingRefBased/>
  <w15:docId w15:val="{6FB6E58C-25EB-4E46-BB13-32FAF3FC7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AEE"/>
  </w:style>
  <w:style w:type="paragraph" w:styleId="Heading1">
    <w:name w:val="heading 1"/>
    <w:basedOn w:val="Normal"/>
    <w:next w:val="Normal"/>
    <w:link w:val="Heading1Char"/>
    <w:uiPriority w:val="9"/>
    <w:qFormat/>
    <w:rsid w:val="00217AE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17AE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17AE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7AE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17AE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17AE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17AE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17AE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17AE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AEE"/>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217AE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17AEE"/>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7AEE"/>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17AEE"/>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17AEE"/>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17AEE"/>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17AEE"/>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17AEE"/>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217AEE"/>
    <w:pPr>
      <w:spacing w:line="240" w:lineRule="auto"/>
    </w:pPr>
    <w:rPr>
      <w:b/>
      <w:bCs/>
      <w:smallCaps/>
      <w:color w:val="44546A" w:themeColor="text2"/>
    </w:rPr>
  </w:style>
  <w:style w:type="paragraph" w:styleId="Title">
    <w:name w:val="Title"/>
    <w:basedOn w:val="Normal"/>
    <w:next w:val="Normal"/>
    <w:link w:val="TitleChar"/>
    <w:uiPriority w:val="10"/>
    <w:qFormat/>
    <w:rsid w:val="00217AE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17AEE"/>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17AE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17AEE"/>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17AEE"/>
    <w:rPr>
      <w:b/>
      <w:bCs/>
    </w:rPr>
  </w:style>
  <w:style w:type="character" w:styleId="Emphasis">
    <w:name w:val="Emphasis"/>
    <w:basedOn w:val="DefaultParagraphFont"/>
    <w:uiPriority w:val="20"/>
    <w:qFormat/>
    <w:rsid w:val="00217AEE"/>
    <w:rPr>
      <w:i/>
      <w:iCs/>
    </w:rPr>
  </w:style>
  <w:style w:type="paragraph" w:styleId="NoSpacing">
    <w:name w:val="No Spacing"/>
    <w:uiPriority w:val="1"/>
    <w:qFormat/>
    <w:rsid w:val="00217AEE"/>
    <w:pPr>
      <w:spacing w:after="0" w:line="240" w:lineRule="auto"/>
    </w:pPr>
  </w:style>
  <w:style w:type="paragraph" w:styleId="Quote">
    <w:name w:val="Quote"/>
    <w:basedOn w:val="Normal"/>
    <w:next w:val="Normal"/>
    <w:link w:val="QuoteChar"/>
    <w:uiPriority w:val="29"/>
    <w:qFormat/>
    <w:rsid w:val="00217AE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17AEE"/>
    <w:rPr>
      <w:color w:val="44546A" w:themeColor="text2"/>
      <w:sz w:val="24"/>
      <w:szCs w:val="24"/>
    </w:rPr>
  </w:style>
  <w:style w:type="paragraph" w:styleId="IntenseQuote">
    <w:name w:val="Intense Quote"/>
    <w:basedOn w:val="Normal"/>
    <w:next w:val="Normal"/>
    <w:link w:val="IntenseQuoteChar"/>
    <w:uiPriority w:val="30"/>
    <w:qFormat/>
    <w:rsid w:val="00217AE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17AE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17AEE"/>
    <w:rPr>
      <w:i/>
      <w:iCs/>
      <w:color w:val="595959" w:themeColor="text1" w:themeTint="A6"/>
    </w:rPr>
  </w:style>
  <w:style w:type="character" w:styleId="IntenseEmphasis">
    <w:name w:val="Intense Emphasis"/>
    <w:basedOn w:val="DefaultParagraphFont"/>
    <w:uiPriority w:val="21"/>
    <w:qFormat/>
    <w:rsid w:val="00217AEE"/>
    <w:rPr>
      <w:b/>
      <w:bCs/>
      <w:i/>
      <w:iCs/>
    </w:rPr>
  </w:style>
  <w:style w:type="character" w:styleId="SubtleReference">
    <w:name w:val="Subtle Reference"/>
    <w:basedOn w:val="DefaultParagraphFont"/>
    <w:uiPriority w:val="31"/>
    <w:qFormat/>
    <w:rsid w:val="00217AE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17AEE"/>
    <w:rPr>
      <w:b/>
      <w:bCs/>
      <w:smallCaps/>
      <w:color w:val="44546A" w:themeColor="text2"/>
      <w:u w:val="single"/>
    </w:rPr>
  </w:style>
  <w:style w:type="character" w:styleId="BookTitle">
    <w:name w:val="Book Title"/>
    <w:basedOn w:val="DefaultParagraphFont"/>
    <w:uiPriority w:val="33"/>
    <w:qFormat/>
    <w:rsid w:val="00217AEE"/>
    <w:rPr>
      <w:b/>
      <w:bCs/>
      <w:smallCaps/>
      <w:spacing w:val="10"/>
    </w:rPr>
  </w:style>
  <w:style w:type="paragraph" w:styleId="TOCHeading">
    <w:name w:val="TOC Heading"/>
    <w:basedOn w:val="Heading1"/>
    <w:next w:val="Normal"/>
    <w:uiPriority w:val="39"/>
    <w:unhideWhenUsed/>
    <w:qFormat/>
    <w:rsid w:val="00217AEE"/>
    <w:pPr>
      <w:outlineLvl w:val="9"/>
    </w:pPr>
  </w:style>
  <w:style w:type="paragraph" w:styleId="Header">
    <w:name w:val="header"/>
    <w:basedOn w:val="Normal"/>
    <w:link w:val="HeaderChar"/>
    <w:uiPriority w:val="99"/>
    <w:unhideWhenUsed/>
    <w:rsid w:val="00217A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AEE"/>
  </w:style>
  <w:style w:type="paragraph" w:styleId="Footer">
    <w:name w:val="footer"/>
    <w:basedOn w:val="Normal"/>
    <w:link w:val="FooterChar"/>
    <w:uiPriority w:val="99"/>
    <w:unhideWhenUsed/>
    <w:rsid w:val="00217A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AEE"/>
  </w:style>
  <w:style w:type="character" w:styleId="Hyperlink">
    <w:name w:val="Hyperlink"/>
    <w:basedOn w:val="DefaultParagraphFont"/>
    <w:uiPriority w:val="99"/>
    <w:unhideWhenUsed/>
    <w:rsid w:val="005930F0"/>
    <w:rPr>
      <w:color w:val="0000FF"/>
      <w:u w:val="single"/>
    </w:rPr>
  </w:style>
  <w:style w:type="character" w:styleId="CommentReference">
    <w:name w:val="annotation reference"/>
    <w:basedOn w:val="DefaultParagraphFont"/>
    <w:uiPriority w:val="99"/>
    <w:semiHidden/>
    <w:unhideWhenUsed/>
    <w:rsid w:val="00976905"/>
    <w:rPr>
      <w:sz w:val="16"/>
      <w:szCs w:val="16"/>
    </w:rPr>
  </w:style>
  <w:style w:type="paragraph" w:styleId="CommentText">
    <w:name w:val="annotation text"/>
    <w:basedOn w:val="Normal"/>
    <w:link w:val="CommentTextChar"/>
    <w:uiPriority w:val="99"/>
    <w:semiHidden/>
    <w:unhideWhenUsed/>
    <w:rsid w:val="00976905"/>
    <w:pPr>
      <w:spacing w:line="240" w:lineRule="auto"/>
    </w:pPr>
    <w:rPr>
      <w:sz w:val="20"/>
      <w:szCs w:val="20"/>
    </w:rPr>
  </w:style>
  <w:style w:type="character" w:customStyle="1" w:styleId="CommentTextChar">
    <w:name w:val="Comment Text Char"/>
    <w:basedOn w:val="DefaultParagraphFont"/>
    <w:link w:val="CommentText"/>
    <w:uiPriority w:val="99"/>
    <w:semiHidden/>
    <w:rsid w:val="00976905"/>
    <w:rPr>
      <w:sz w:val="20"/>
      <w:szCs w:val="20"/>
    </w:rPr>
  </w:style>
  <w:style w:type="paragraph" w:styleId="CommentSubject">
    <w:name w:val="annotation subject"/>
    <w:basedOn w:val="CommentText"/>
    <w:next w:val="CommentText"/>
    <w:link w:val="CommentSubjectChar"/>
    <w:uiPriority w:val="99"/>
    <w:semiHidden/>
    <w:unhideWhenUsed/>
    <w:rsid w:val="00976905"/>
    <w:rPr>
      <w:b/>
      <w:bCs/>
    </w:rPr>
  </w:style>
  <w:style w:type="character" w:customStyle="1" w:styleId="CommentSubjectChar">
    <w:name w:val="Comment Subject Char"/>
    <w:basedOn w:val="CommentTextChar"/>
    <w:link w:val="CommentSubject"/>
    <w:uiPriority w:val="99"/>
    <w:semiHidden/>
    <w:rsid w:val="00976905"/>
    <w:rPr>
      <w:b/>
      <w:bCs/>
      <w:sz w:val="20"/>
      <w:szCs w:val="20"/>
    </w:rPr>
  </w:style>
  <w:style w:type="paragraph" w:styleId="ListParagraph">
    <w:name w:val="List Paragraph"/>
    <w:basedOn w:val="Normal"/>
    <w:uiPriority w:val="34"/>
    <w:qFormat/>
    <w:rsid w:val="000572F8"/>
    <w:pPr>
      <w:ind w:left="720"/>
      <w:contextualSpacing/>
    </w:pPr>
  </w:style>
  <w:style w:type="paragraph" w:styleId="HTMLPreformatted">
    <w:name w:val="HTML Preformatted"/>
    <w:basedOn w:val="Normal"/>
    <w:link w:val="HTMLPreformattedChar"/>
    <w:uiPriority w:val="99"/>
    <w:semiHidden/>
    <w:unhideWhenUsed/>
    <w:rsid w:val="004D1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1098"/>
    <w:rPr>
      <w:rFonts w:ascii="Courier New" w:eastAsia="Times New Roman" w:hAnsi="Courier New" w:cs="Courier New"/>
      <w:sz w:val="20"/>
      <w:szCs w:val="20"/>
    </w:rPr>
  </w:style>
  <w:style w:type="paragraph" w:styleId="Revision">
    <w:name w:val="Revision"/>
    <w:hidden/>
    <w:uiPriority w:val="99"/>
    <w:semiHidden/>
    <w:rsid w:val="00AF2B5C"/>
    <w:pPr>
      <w:spacing w:after="0" w:line="240" w:lineRule="auto"/>
    </w:pPr>
  </w:style>
  <w:style w:type="character" w:styleId="UnresolvedMention">
    <w:name w:val="Unresolved Mention"/>
    <w:basedOn w:val="DefaultParagraphFont"/>
    <w:uiPriority w:val="99"/>
    <w:semiHidden/>
    <w:unhideWhenUsed/>
    <w:rsid w:val="002B06CA"/>
    <w:rPr>
      <w:color w:val="605E5C"/>
      <w:shd w:val="clear" w:color="auto" w:fill="E1DFDD"/>
    </w:rPr>
  </w:style>
  <w:style w:type="character" w:styleId="FollowedHyperlink">
    <w:name w:val="FollowedHyperlink"/>
    <w:basedOn w:val="DefaultParagraphFont"/>
    <w:uiPriority w:val="99"/>
    <w:semiHidden/>
    <w:unhideWhenUsed/>
    <w:rsid w:val="00084DB3"/>
    <w:rPr>
      <w:color w:val="954F72" w:themeColor="followedHyperlink"/>
      <w:u w:val="single"/>
    </w:rPr>
  </w:style>
  <w:style w:type="paragraph" w:styleId="TOC1">
    <w:name w:val="toc 1"/>
    <w:basedOn w:val="Normal"/>
    <w:next w:val="Normal"/>
    <w:autoRedefine/>
    <w:uiPriority w:val="39"/>
    <w:unhideWhenUsed/>
    <w:rsid w:val="005D63CB"/>
    <w:pPr>
      <w:tabs>
        <w:tab w:val="right" w:leader="dot" w:pos="9350"/>
      </w:tabs>
      <w:spacing w:after="0" w:line="240" w:lineRule="auto"/>
      <w:pPrChange w:id="0" w:author="Pamela Drake" w:date="2021-12-02T12:48:00Z">
        <w:pPr>
          <w:spacing w:after="100" w:line="259" w:lineRule="auto"/>
        </w:pPr>
      </w:pPrChange>
    </w:pPr>
    <w:rPr>
      <w:rPrChange w:id="0" w:author="Pamela Drake" w:date="2021-12-02T12:48:00Z">
        <w:rPr>
          <w:rFonts w:asciiTheme="minorHAnsi" w:eastAsiaTheme="minorEastAsia" w:hAnsiTheme="minorHAnsi" w:cstheme="minorBidi"/>
          <w:sz w:val="22"/>
          <w:szCs w:val="22"/>
          <w:lang w:val="en-US" w:eastAsia="en-US" w:bidi="ar-SA"/>
        </w:rPr>
      </w:rPrChange>
    </w:rPr>
  </w:style>
  <w:style w:type="paragraph" w:styleId="TOC2">
    <w:name w:val="toc 2"/>
    <w:basedOn w:val="Normal"/>
    <w:next w:val="Normal"/>
    <w:autoRedefine/>
    <w:uiPriority w:val="39"/>
    <w:unhideWhenUsed/>
    <w:rsid w:val="00D60A01"/>
    <w:pPr>
      <w:tabs>
        <w:tab w:val="right" w:leader="dot" w:pos="9350"/>
      </w:tabs>
      <w:spacing w:after="100"/>
      <w:ind w:left="220"/>
      <w:pPrChange w:id="1" w:author="Pamela Drake" w:date="2021-12-02T12:51:00Z">
        <w:pPr>
          <w:spacing w:after="100" w:line="259" w:lineRule="auto"/>
          <w:ind w:left="220"/>
        </w:pPr>
      </w:pPrChange>
    </w:pPr>
    <w:rPr>
      <w:rPrChange w:id="1" w:author="Pamela Drake" w:date="2021-12-02T12:51:00Z">
        <w:rPr>
          <w:rFonts w:asciiTheme="minorHAnsi" w:eastAsiaTheme="minorEastAsia" w:hAnsiTheme="minorHAnsi" w:cstheme="minorBidi"/>
          <w:sz w:val="22"/>
          <w:szCs w:val="22"/>
          <w:lang w:val="en-US" w:eastAsia="en-US" w:bidi="ar-SA"/>
        </w:rPr>
      </w:rPrChange>
    </w:rPr>
  </w:style>
  <w:style w:type="paragraph" w:customStyle="1" w:styleId="figureheading">
    <w:name w:val="figure heading"/>
    <w:basedOn w:val="Normal"/>
    <w:qFormat/>
    <w:rsid w:val="005F59E1"/>
    <w:pPr>
      <w:keepNext/>
      <w:pPrChange w:id="2" w:author="Pamela Drake" w:date="2021-12-02T13:00:00Z">
        <w:pPr>
          <w:spacing w:after="160" w:line="259" w:lineRule="auto"/>
        </w:pPr>
      </w:pPrChange>
    </w:pPr>
    <w:rPr>
      <w:rFonts w:cstheme="minorHAnsi"/>
      <w:b/>
      <w:bCs/>
      <w:iCs/>
      <w:color w:val="000000"/>
      <w:sz w:val="28"/>
      <w:szCs w:val="24"/>
      <w:rPrChange w:id="2" w:author="Pamela Drake" w:date="2021-12-02T13:00:00Z">
        <w:rPr>
          <w:rFonts w:asciiTheme="minorHAnsi" w:eastAsiaTheme="minorEastAsia" w:hAnsiTheme="minorHAnsi" w:cstheme="minorHAnsi"/>
          <w:b/>
          <w:bCs/>
          <w:i/>
          <w:iCs/>
          <w:color w:val="000000"/>
          <w:sz w:val="24"/>
          <w:szCs w:val="24"/>
          <w:lang w:val="en-US"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01133">
      <w:bodyDiv w:val="1"/>
      <w:marLeft w:val="0"/>
      <w:marRight w:val="0"/>
      <w:marTop w:val="0"/>
      <w:marBottom w:val="0"/>
      <w:divBdr>
        <w:top w:val="none" w:sz="0" w:space="0" w:color="auto"/>
        <w:left w:val="none" w:sz="0" w:space="0" w:color="auto"/>
        <w:bottom w:val="none" w:sz="0" w:space="0" w:color="auto"/>
        <w:right w:val="none" w:sz="0" w:space="0" w:color="auto"/>
      </w:divBdr>
    </w:div>
    <w:div w:id="556666138">
      <w:bodyDiv w:val="1"/>
      <w:marLeft w:val="0"/>
      <w:marRight w:val="0"/>
      <w:marTop w:val="0"/>
      <w:marBottom w:val="0"/>
      <w:divBdr>
        <w:top w:val="none" w:sz="0" w:space="0" w:color="auto"/>
        <w:left w:val="none" w:sz="0" w:space="0" w:color="auto"/>
        <w:bottom w:val="none" w:sz="0" w:space="0" w:color="auto"/>
        <w:right w:val="none" w:sz="0" w:space="0" w:color="auto"/>
      </w:divBdr>
    </w:div>
    <w:div w:id="886575715">
      <w:bodyDiv w:val="1"/>
      <w:marLeft w:val="0"/>
      <w:marRight w:val="0"/>
      <w:marTop w:val="0"/>
      <w:marBottom w:val="0"/>
      <w:divBdr>
        <w:top w:val="none" w:sz="0" w:space="0" w:color="auto"/>
        <w:left w:val="none" w:sz="0" w:space="0" w:color="auto"/>
        <w:bottom w:val="none" w:sz="0" w:space="0" w:color="auto"/>
        <w:right w:val="none" w:sz="0" w:space="0" w:color="auto"/>
      </w:divBdr>
    </w:div>
    <w:div w:id="977302625">
      <w:bodyDiv w:val="1"/>
      <w:marLeft w:val="0"/>
      <w:marRight w:val="0"/>
      <w:marTop w:val="0"/>
      <w:marBottom w:val="0"/>
      <w:divBdr>
        <w:top w:val="none" w:sz="0" w:space="0" w:color="auto"/>
        <w:left w:val="none" w:sz="0" w:space="0" w:color="auto"/>
        <w:bottom w:val="none" w:sz="0" w:space="0" w:color="auto"/>
        <w:right w:val="none" w:sz="0" w:space="0" w:color="auto"/>
      </w:divBdr>
    </w:div>
    <w:div w:id="1256744501">
      <w:bodyDiv w:val="1"/>
      <w:marLeft w:val="0"/>
      <w:marRight w:val="0"/>
      <w:marTop w:val="0"/>
      <w:marBottom w:val="0"/>
      <w:divBdr>
        <w:top w:val="none" w:sz="0" w:space="0" w:color="auto"/>
        <w:left w:val="none" w:sz="0" w:space="0" w:color="auto"/>
        <w:bottom w:val="none" w:sz="0" w:space="0" w:color="auto"/>
        <w:right w:val="none" w:sz="0" w:space="0" w:color="auto"/>
      </w:divBdr>
    </w:div>
    <w:div w:id="1412000904">
      <w:bodyDiv w:val="1"/>
      <w:marLeft w:val="0"/>
      <w:marRight w:val="0"/>
      <w:marTop w:val="0"/>
      <w:marBottom w:val="0"/>
      <w:divBdr>
        <w:top w:val="none" w:sz="0" w:space="0" w:color="auto"/>
        <w:left w:val="none" w:sz="0" w:space="0" w:color="auto"/>
        <w:bottom w:val="none" w:sz="0" w:space="0" w:color="auto"/>
        <w:right w:val="none" w:sz="0" w:space="0" w:color="auto"/>
      </w:divBdr>
    </w:div>
    <w:div w:id="1526091591">
      <w:bodyDiv w:val="1"/>
      <w:marLeft w:val="0"/>
      <w:marRight w:val="0"/>
      <w:marTop w:val="0"/>
      <w:marBottom w:val="0"/>
      <w:divBdr>
        <w:top w:val="none" w:sz="0" w:space="0" w:color="auto"/>
        <w:left w:val="none" w:sz="0" w:space="0" w:color="auto"/>
        <w:bottom w:val="none" w:sz="0" w:space="0" w:color="auto"/>
        <w:right w:val="none" w:sz="0" w:space="0" w:color="auto"/>
      </w:divBdr>
    </w:div>
    <w:div w:id="1877304305">
      <w:bodyDiv w:val="1"/>
      <w:marLeft w:val="0"/>
      <w:marRight w:val="0"/>
      <w:marTop w:val="0"/>
      <w:marBottom w:val="0"/>
      <w:divBdr>
        <w:top w:val="none" w:sz="0" w:space="0" w:color="auto"/>
        <w:left w:val="none" w:sz="0" w:space="0" w:color="auto"/>
        <w:bottom w:val="none" w:sz="0" w:space="0" w:color="auto"/>
        <w:right w:val="none" w:sz="0" w:space="0" w:color="auto"/>
      </w:divBdr>
    </w:div>
    <w:div w:id="1879052042">
      <w:bodyDiv w:val="1"/>
      <w:marLeft w:val="0"/>
      <w:marRight w:val="0"/>
      <w:marTop w:val="0"/>
      <w:marBottom w:val="0"/>
      <w:divBdr>
        <w:top w:val="none" w:sz="0" w:space="0" w:color="auto"/>
        <w:left w:val="none" w:sz="0" w:space="0" w:color="auto"/>
        <w:bottom w:val="none" w:sz="0" w:space="0" w:color="auto"/>
        <w:right w:val="none" w:sz="0" w:space="0" w:color="auto"/>
      </w:divBdr>
    </w:div>
    <w:div w:id="1994290679">
      <w:bodyDiv w:val="1"/>
      <w:marLeft w:val="0"/>
      <w:marRight w:val="0"/>
      <w:marTop w:val="0"/>
      <w:marBottom w:val="0"/>
      <w:divBdr>
        <w:top w:val="none" w:sz="0" w:space="0" w:color="auto"/>
        <w:left w:val="none" w:sz="0" w:space="0" w:color="auto"/>
        <w:bottom w:val="none" w:sz="0" w:space="0" w:color="auto"/>
        <w:right w:val="none" w:sz="0" w:space="0" w:color="auto"/>
      </w:divBdr>
    </w:div>
    <w:div w:id="2027750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ha.com/fha_article?id=195"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461E0-D132-419C-A1BE-BD6E62BA7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3410</Words>
  <Characters>19439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Miller</dc:creator>
  <cp:keywords/>
  <dc:description/>
  <cp:lastModifiedBy>Gordon Miller</cp:lastModifiedBy>
  <cp:revision>4</cp:revision>
  <dcterms:created xsi:type="dcterms:W3CDTF">2021-12-05T05:04:00Z</dcterms:created>
  <dcterms:modified xsi:type="dcterms:W3CDTF">2021-12-05T05:18:00Z</dcterms:modified>
</cp:coreProperties>
</file>